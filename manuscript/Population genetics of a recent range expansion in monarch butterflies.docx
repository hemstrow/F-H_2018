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160CD5" w14:textId="77777777" w:rsidR="00AB278B" w:rsidRPr="008A292A" w:rsidRDefault="00AB278B" w:rsidP="00E70B1E">
      <w:pPr>
        <w:jc w:val="center"/>
        <w:rPr>
          <w:rFonts w:ascii="Times New Roman" w:hAnsi="Times New Roman" w:cs="Times New Roman"/>
          <w:b/>
          <w:color w:val="000000"/>
        </w:rPr>
      </w:pPr>
      <w:r w:rsidRPr="008A292A">
        <w:rPr>
          <w:rFonts w:ascii="Times New Roman" w:hAnsi="Times New Roman" w:cs="Times New Roman"/>
          <w:b/>
          <w:color w:val="000000"/>
        </w:rPr>
        <w:t xml:space="preserve">Population genetics of a recent range expansion in monarch butterflies </w:t>
      </w:r>
    </w:p>
    <w:p w14:paraId="04F71C34" w14:textId="77777777" w:rsidR="00AB278B" w:rsidRPr="008A292A" w:rsidRDefault="00AB278B" w:rsidP="00E70B1E">
      <w:pPr>
        <w:jc w:val="center"/>
        <w:rPr>
          <w:rFonts w:ascii="Times New Roman" w:hAnsi="Times New Roman" w:cs="Times New Roman"/>
          <w:b/>
          <w:color w:val="000000"/>
        </w:rPr>
      </w:pPr>
    </w:p>
    <w:p w14:paraId="17019BAF" w14:textId="554019CD" w:rsidR="00AB278B" w:rsidRPr="008A292A" w:rsidRDefault="00AB278B" w:rsidP="00E70B1E">
      <w:pPr>
        <w:jc w:val="center"/>
        <w:rPr>
          <w:rFonts w:ascii="Times New Roman" w:hAnsi="Times New Roman" w:cs="Times New Roman"/>
          <w:color w:val="000000"/>
          <w:vertAlign w:val="superscript"/>
        </w:rPr>
      </w:pPr>
      <w:r w:rsidRPr="008A292A">
        <w:rPr>
          <w:rFonts w:ascii="Times New Roman" w:hAnsi="Times New Roman" w:cs="Times New Roman"/>
          <w:color w:val="000000"/>
        </w:rPr>
        <w:t>Will Hemstrom</w:t>
      </w:r>
      <w:r w:rsidRPr="008A292A">
        <w:rPr>
          <w:rFonts w:ascii="Times New Roman" w:hAnsi="Times New Roman" w:cs="Times New Roman"/>
          <w:color w:val="000000"/>
          <w:vertAlign w:val="superscript"/>
        </w:rPr>
        <w:t>1*</w:t>
      </w:r>
      <w:r w:rsidRPr="008A292A">
        <w:rPr>
          <w:rFonts w:ascii="Times New Roman" w:hAnsi="Times New Roman" w:cs="Times New Roman"/>
          <w:color w:val="000000"/>
        </w:rPr>
        <w:t>, Micah Freedman</w:t>
      </w:r>
      <w:r w:rsidRPr="008A292A">
        <w:rPr>
          <w:rFonts w:ascii="Times New Roman" w:hAnsi="Times New Roman" w:cs="Times New Roman"/>
          <w:color w:val="000000"/>
          <w:vertAlign w:val="superscript"/>
        </w:rPr>
        <w:t>2,3</w:t>
      </w:r>
      <w:r w:rsidR="001B063A" w:rsidRPr="008A292A">
        <w:rPr>
          <w:rFonts w:ascii="Times New Roman" w:hAnsi="Times New Roman" w:cs="Times New Roman"/>
          <w:color w:val="000000"/>
          <w:vertAlign w:val="superscript"/>
        </w:rPr>
        <w:t>*</w:t>
      </w:r>
      <w:r w:rsidRPr="008A292A">
        <w:rPr>
          <w:rFonts w:ascii="Times New Roman" w:hAnsi="Times New Roman" w:cs="Times New Roman"/>
          <w:color w:val="000000"/>
        </w:rPr>
        <w:t>, Myron Zalucki</w:t>
      </w:r>
      <w:r w:rsidRPr="008A292A">
        <w:rPr>
          <w:rFonts w:ascii="Times New Roman" w:hAnsi="Times New Roman" w:cs="Times New Roman"/>
          <w:color w:val="000000"/>
          <w:vertAlign w:val="superscript"/>
        </w:rPr>
        <w:t>4</w:t>
      </w:r>
      <w:r w:rsidRPr="008A292A">
        <w:rPr>
          <w:rFonts w:ascii="Times New Roman" w:hAnsi="Times New Roman" w:cs="Times New Roman"/>
          <w:color w:val="000000"/>
        </w:rPr>
        <w:t>, Santiago Ramírez</w:t>
      </w:r>
      <w:r w:rsidRPr="008A292A">
        <w:rPr>
          <w:rFonts w:ascii="Times New Roman" w:hAnsi="Times New Roman" w:cs="Times New Roman"/>
          <w:color w:val="000000"/>
          <w:vertAlign w:val="superscript"/>
        </w:rPr>
        <w:t>2,3</w:t>
      </w:r>
      <w:r w:rsidR="008C4E05" w:rsidRPr="008A292A">
        <w:rPr>
          <w:rFonts w:ascii="Times New Roman" w:hAnsi="Times New Roman" w:cs="Times New Roman"/>
          <w:color w:val="000000"/>
        </w:rPr>
        <w:t>, Tyler Flockhart</w:t>
      </w:r>
      <w:r w:rsidR="008C4E05" w:rsidRPr="008A292A">
        <w:rPr>
          <w:rFonts w:ascii="Times New Roman" w:hAnsi="Times New Roman" w:cs="Times New Roman"/>
          <w:color w:val="000000"/>
          <w:vertAlign w:val="superscript"/>
        </w:rPr>
        <w:t>5</w:t>
      </w:r>
      <w:r w:rsidR="008C4E05" w:rsidRPr="008A292A">
        <w:rPr>
          <w:rFonts w:ascii="Times New Roman" w:hAnsi="Times New Roman" w:cs="Times New Roman"/>
          <w:color w:val="000000"/>
        </w:rPr>
        <w:t>, Ryan Norris</w:t>
      </w:r>
      <w:r w:rsidR="008C4E05" w:rsidRPr="008A292A">
        <w:rPr>
          <w:rFonts w:ascii="Times New Roman" w:hAnsi="Times New Roman" w:cs="Times New Roman"/>
          <w:color w:val="000000"/>
          <w:vertAlign w:val="superscript"/>
        </w:rPr>
        <w:t>6</w:t>
      </w:r>
      <w:r w:rsidRPr="008A292A">
        <w:rPr>
          <w:rFonts w:ascii="Times New Roman" w:hAnsi="Times New Roman" w:cs="Times New Roman"/>
          <w:color w:val="000000"/>
        </w:rPr>
        <w:t>, Michael Miller</w:t>
      </w:r>
      <w:r w:rsidRPr="008A292A">
        <w:rPr>
          <w:rFonts w:ascii="Times New Roman" w:hAnsi="Times New Roman" w:cs="Times New Roman"/>
          <w:color w:val="000000"/>
          <w:vertAlign w:val="superscript"/>
        </w:rPr>
        <w:t>1</w:t>
      </w:r>
    </w:p>
    <w:p w14:paraId="33BE432B" w14:textId="77777777" w:rsidR="001B063A" w:rsidRPr="008A292A" w:rsidRDefault="001B063A" w:rsidP="00E70B1E">
      <w:pPr>
        <w:jc w:val="center"/>
        <w:rPr>
          <w:rFonts w:ascii="Times New Roman" w:hAnsi="Times New Roman" w:cs="Times New Roman"/>
          <w:color w:val="000000"/>
          <w:vertAlign w:val="superscript"/>
        </w:rPr>
      </w:pPr>
    </w:p>
    <w:p w14:paraId="2523A41C" w14:textId="77777777" w:rsidR="001B063A" w:rsidRPr="008A292A" w:rsidRDefault="001B063A" w:rsidP="001B063A">
      <w:pPr>
        <w:pStyle w:val="ListParagraph"/>
        <w:numPr>
          <w:ilvl w:val="0"/>
          <w:numId w:val="1"/>
        </w:numPr>
        <w:rPr>
          <w:rFonts w:ascii="Times New Roman" w:hAnsi="Times New Roman" w:cs="Times New Roman"/>
          <w:color w:val="000000"/>
        </w:rPr>
      </w:pPr>
      <w:r w:rsidRPr="008A292A">
        <w:rPr>
          <w:rFonts w:ascii="Times New Roman" w:hAnsi="Times New Roman" w:cs="Times New Roman"/>
          <w:color w:val="000000"/>
        </w:rPr>
        <w:t>Department of Animal Science, UC Davis</w:t>
      </w:r>
    </w:p>
    <w:p w14:paraId="635B97B1" w14:textId="77777777" w:rsidR="001B063A" w:rsidRPr="008A292A" w:rsidRDefault="001B063A" w:rsidP="001B063A">
      <w:pPr>
        <w:pStyle w:val="ListParagraph"/>
        <w:numPr>
          <w:ilvl w:val="0"/>
          <w:numId w:val="1"/>
        </w:numPr>
        <w:rPr>
          <w:rFonts w:ascii="Times New Roman" w:hAnsi="Times New Roman" w:cs="Times New Roman"/>
          <w:color w:val="000000"/>
        </w:rPr>
      </w:pPr>
      <w:r w:rsidRPr="008A292A">
        <w:rPr>
          <w:rFonts w:ascii="Times New Roman" w:hAnsi="Times New Roman" w:cs="Times New Roman"/>
          <w:color w:val="000000"/>
        </w:rPr>
        <w:t>Department of Evolution and Ecology, UC Davis</w:t>
      </w:r>
    </w:p>
    <w:p w14:paraId="4BD7531E" w14:textId="77777777" w:rsidR="001B063A" w:rsidRPr="008A292A" w:rsidRDefault="001B063A" w:rsidP="001B063A">
      <w:pPr>
        <w:pStyle w:val="ListParagraph"/>
        <w:numPr>
          <w:ilvl w:val="0"/>
          <w:numId w:val="1"/>
        </w:numPr>
        <w:rPr>
          <w:rFonts w:ascii="Times New Roman" w:hAnsi="Times New Roman" w:cs="Times New Roman"/>
          <w:color w:val="000000"/>
        </w:rPr>
      </w:pPr>
      <w:r w:rsidRPr="008A292A">
        <w:rPr>
          <w:rFonts w:ascii="Times New Roman" w:hAnsi="Times New Roman" w:cs="Times New Roman"/>
          <w:color w:val="000000"/>
        </w:rPr>
        <w:t>UC Davis Center for Population Biology</w:t>
      </w:r>
    </w:p>
    <w:p w14:paraId="1E9C7C5E" w14:textId="77777777" w:rsidR="001B063A" w:rsidRPr="008A292A" w:rsidRDefault="001B063A" w:rsidP="001B063A">
      <w:pPr>
        <w:pStyle w:val="ListParagraph"/>
        <w:numPr>
          <w:ilvl w:val="0"/>
          <w:numId w:val="1"/>
        </w:numPr>
        <w:rPr>
          <w:rFonts w:ascii="Times New Roman" w:hAnsi="Times New Roman" w:cs="Times New Roman"/>
          <w:color w:val="000000"/>
        </w:rPr>
      </w:pPr>
      <w:r w:rsidRPr="008A292A">
        <w:rPr>
          <w:rFonts w:ascii="Times New Roman" w:hAnsi="Times New Roman" w:cs="Times New Roman"/>
          <w:color w:val="000000"/>
        </w:rPr>
        <w:t>School of Biological Sciences, University of Queensland, Australia</w:t>
      </w:r>
    </w:p>
    <w:p w14:paraId="443CE350" w14:textId="6EE943B5" w:rsidR="008C4E05" w:rsidRPr="008A292A" w:rsidRDefault="008C4E05" w:rsidP="001B063A">
      <w:pPr>
        <w:pStyle w:val="ListParagraph"/>
        <w:numPr>
          <w:ilvl w:val="0"/>
          <w:numId w:val="1"/>
        </w:numPr>
        <w:rPr>
          <w:rFonts w:ascii="Times New Roman" w:hAnsi="Times New Roman" w:cs="Times New Roman"/>
          <w:color w:val="000000"/>
        </w:rPr>
      </w:pPr>
      <w:r w:rsidRPr="008A292A">
        <w:rPr>
          <w:rFonts w:ascii="Times New Roman" w:hAnsi="Times New Roman" w:cs="Times New Roman"/>
          <w:color w:val="000000"/>
        </w:rPr>
        <w:t>University of Maryland</w:t>
      </w:r>
    </w:p>
    <w:p w14:paraId="05D77A2F" w14:textId="36770144" w:rsidR="008C4E05" w:rsidRPr="008A292A" w:rsidRDefault="008C4E05" w:rsidP="001B063A">
      <w:pPr>
        <w:pStyle w:val="ListParagraph"/>
        <w:numPr>
          <w:ilvl w:val="0"/>
          <w:numId w:val="1"/>
        </w:numPr>
        <w:rPr>
          <w:rFonts w:ascii="Times New Roman" w:hAnsi="Times New Roman" w:cs="Times New Roman"/>
          <w:color w:val="000000"/>
        </w:rPr>
      </w:pPr>
      <w:r w:rsidRPr="008A292A">
        <w:rPr>
          <w:rFonts w:ascii="Times New Roman" w:hAnsi="Times New Roman" w:cs="Times New Roman"/>
          <w:color w:val="000000"/>
        </w:rPr>
        <w:t>University of Guelph</w:t>
      </w:r>
    </w:p>
    <w:p w14:paraId="745BED26" w14:textId="77777777" w:rsidR="001B063A" w:rsidRPr="008A292A" w:rsidRDefault="001B063A" w:rsidP="001B063A">
      <w:pPr>
        <w:rPr>
          <w:rFonts w:ascii="Times New Roman" w:hAnsi="Times New Roman" w:cs="Times New Roman"/>
          <w:color w:val="000000"/>
        </w:rPr>
      </w:pPr>
    </w:p>
    <w:p w14:paraId="05A5C431" w14:textId="77777777" w:rsidR="001B063A" w:rsidRPr="008A292A" w:rsidRDefault="001B063A" w:rsidP="001B063A">
      <w:pPr>
        <w:rPr>
          <w:rFonts w:ascii="Times New Roman" w:hAnsi="Times New Roman" w:cs="Times New Roman"/>
          <w:color w:val="000000"/>
        </w:rPr>
      </w:pPr>
      <w:r w:rsidRPr="008A292A">
        <w:rPr>
          <w:rFonts w:ascii="Times New Roman" w:hAnsi="Times New Roman" w:cs="Times New Roman"/>
          <w:color w:val="000000"/>
        </w:rPr>
        <w:tab/>
        <w:t>*Authors contributed equally</w:t>
      </w:r>
    </w:p>
    <w:p w14:paraId="40DE204C" w14:textId="77777777" w:rsidR="008C2E8F" w:rsidRPr="008A292A" w:rsidRDefault="008C2E8F" w:rsidP="001B063A">
      <w:pPr>
        <w:rPr>
          <w:rFonts w:ascii="Times New Roman" w:hAnsi="Times New Roman" w:cs="Times New Roman"/>
          <w:color w:val="000000"/>
        </w:rPr>
      </w:pPr>
    </w:p>
    <w:p w14:paraId="2489DBCD" w14:textId="4C513992" w:rsidR="008C2E8F" w:rsidRPr="008A292A" w:rsidRDefault="008C2E8F" w:rsidP="008C2E8F">
      <w:pPr>
        <w:jc w:val="center"/>
        <w:rPr>
          <w:rFonts w:ascii="Times New Roman" w:hAnsi="Times New Roman" w:cs="Times New Roman"/>
          <w:b/>
          <w:color w:val="000000"/>
          <w:u w:val="single"/>
        </w:rPr>
      </w:pPr>
      <w:r w:rsidRPr="008A292A">
        <w:rPr>
          <w:rFonts w:ascii="Times New Roman" w:hAnsi="Times New Roman" w:cs="Times New Roman"/>
          <w:b/>
          <w:color w:val="000000"/>
          <w:u w:val="single"/>
        </w:rPr>
        <w:t>Abstract</w:t>
      </w:r>
    </w:p>
    <w:p w14:paraId="57C2194B" w14:textId="77777777" w:rsidR="008C2E8F" w:rsidRPr="008A292A" w:rsidRDefault="008C2E8F" w:rsidP="008C2E8F">
      <w:pPr>
        <w:jc w:val="center"/>
        <w:rPr>
          <w:rFonts w:ascii="Times New Roman" w:hAnsi="Times New Roman" w:cs="Times New Roman"/>
          <w:b/>
          <w:color w:val="000000"/>
          <w:u w:val="single"/>
        </w:rPr>
      </w:pPr>
    </w:p>
    <w:p w14:paraId="631A8262" w14:textId="77777777" w:rsidR="008C2E8F" w:rsidRPr="008A292A" w:rsidRDefault="008C2E8F" w:rsidP="008C2E8F">
      <w:pPr>
        <w:pBdr>
          <w:bottom w:val="double" w:sz="6" w:space="1" w:color="auto"/>
        </w:pBdr>
        <w:jc w:val="both"/>
        <w:rPr>
          <w:rFonts w:ascii="Times New Roman" w:hAnsi="Times New Roman" w:cs="Times New Roman"/>
          <w:color w:val="000000"/>
        </w:rPr>
      </w:pPr>
    </w:p>
    <w:p w14:paraId="4364492B" w14:textId="77777777" w:rsidR="00AB278B" w:rsidRPr="008A292A" w:rsidRDefault="00AB278B" w:rsidP="00E70B1E">
      <w:pPr>
        <w:jc w:val="center"/>
        <w:rPr>
          <w:rFonts w:ascii="Times New Roman" w:hAnsi="Times New Roman" w:cs="Times New Roman"/>
          <w:b/>
          <w:color w:val="000000"/>
          <w:u w:val="single"/>
        </w:rPr>
      </w:pPr>
    </w:p>
    <w:p w14:paraId="7957C764" w14:textId="77777777" w:rsidR="00E70B1E" w:rsidRPr="008A292A" w:rsidRDefault="00E70B1E" w:rsidP="00E70B1E">
      <w:pPr>
        <w:jc w:val="center"/>
        <w:rPr>
          <w:rFonts w:ascii="Times New Roman" w:hAnsi="Times New Roman" w:cs="Times New Roman"/>
          <w:b/>
          <w:color w:val="000000"/>
          <w:u w:val="single"/>
        </w:rPr>
      </w:pPr>
      <w:r w:rsidRPr="008A292A">
        <w:rPr>
          <w:rFonts w:ascii="Times New Roman" w:hAnsi="Times New Roman" w:cs="Times New Roman"/>
          <w:b/>
          <w:color w:val="000000"/>
          <w:u w:val="single"/>
        </w:rPr>
        <w:t>Introduction</w:t>
      </w:r>
    </w:p>
    <w:p w14:paraId="37894030" w14:textId="77777777" w:rsidR="004B1994" w:rsidRPr="008A292A" w:rsidRDefault="004B1994" w:rsidP="004B1994">
      <w:pPr>
        <w:jc w:val="center"/>
        <w:rPr>
          <w:rFonts w:ascii="Times New Roman" w:hAnsi="Times New Roman" w:cs="Times New Roman"/>
          <w:b/>
          <w:color w:val="000000"/>
          <w:u w:val="single"/>
        </w:rPr>
      </w:pPr>
    </w:p>
    <w:p w14:paraId="27704AD4" w14:textId="577FF788" w:rsidR="009E3CBB" w:rsidRPr="008A292A" w:rsidRDefault="004B1994" w:rsidP="00A35831">
      <w:pPr>
        <w:jc w:val="both"/>
        <w:rPr>
          <w:rFonts w:ascii="Times New Roman" w:hAnsi="Times New Roman" w:cs="Times New Roman"/>
          <w:color w:val="000000"/>
        </w:rPr>
      </w:pPr>
      <w:r w:rsidRPr="008A292A">
        <w:rPr>
          <w:rFonts w:ascii="Times New Roman" w:hAnsi="Times New Roman" w:cs="Times New Roman"/>
          <w:color w:val="000000"/>
        </w:rPr>
        <w:tab/>
        <w:t>Understanding the patterns and processes that define species’ geographic ranges is a fundamental goal in ecology and evolutionary biology.</w:t>
      </w:r>
      <w:r w:rsidR="00EF22AE" w:rsidRPr="008A292A">
        <w:rPr>
          <w:rFonts w:ascii="Times New Roman" w:hAnsi="Times New Roman" w:cs="Times New Roman"/>
          <w:color w:val="000000"/>
        </w:rPr>
        <w:t xml:space="preserve"> G</w:t>
      </w:r>
      <w:r w:rsidRPr="008A292A">
        <w:rPr>
          <w:rFonts w:ascii="Times New Roman" w:hAnsi="Times New Roman" w:cs="Times New Roman"/>
          <w:color w:val="000000"/>
        </w:rPr>
        <w:t xml:space="preserve">eographic ranges </w:t>
      </w:r>
      <w:r w:rsidR="008C4E05" w:rsidRPr="008A292A">
        <w:rPr>
          <w:rFonts w:ascii="Times New Roman" w:hAnsi="Times New Roman" w:cs="Times New Roman"/>
          <w:color w:val="000000"/>
        </w:rPr>
        <w:t>are generally a reflection</w:t>
      </w:r>
      <w:r w:rsidR="005A227C" w:rsidRPr="008A292A">
        <w:rPr>
          <w:rFonts w:ascii="Times New Roman" w:hAnsi="Times New Roman" w:cs="Times New Roman"/>
          <w:color w:val="000000"/>
        </w:rPr>
        <w:t xml:space="preserve"> </w:t>
      </w:r>
      <w:r w:rsidR="008C4E05" w:rsidRPr="008A292A">
        <w:rPr>
          <w:rFonts w:ascii="Times New Roman" w:hAnsi="Times New Roman" w:cs="Times New Roman"/>
          <w:color w:val="000000"/>
        </w:rPr>
        <w:t xml:space="preserve">of </w:t>
      </w:r>
      <w:r w:rsidR="005A227C" w:rsidRPr="008A292A">
        <w:rPr>
          <w:rFonts w:ascii="Times New Roman" w:hAnsi="Times New Roman" w:cs="Times New Roman"/>
          <w:color w:val="000000"/>
        </w:rPr>
        <w:t>species’</w:t>
      </w:r>
      <w:r w:rsidRPr="008A292A">
        <w:rPr>
          <w:rFonts w:ascii="Times New Roman" w:hAnsi="Times New Roman" w:cs="Times New Roman"/>
          <w:color w:val="000000"/>
        </w:rPr>
        <w:t xml:space="preserve"> fundamental niches, with changes in range size driven by gradual changes in climate</w:t>
      </w:r>
      <w:r w:rsidR="005A227C" w:rsidRPr="008A292A">
        <w:rPr>
          <w:rFonts w:ascii="Times New Roman" w:hAnsi="Times New Roman" w:cs="Times New Roman"/>
          <w:color w:val="000000"/>
        </w:rPr>
        <w:t xml:space="preserve"> (</w:t>
      </w:r>
      <w:r w:rsidR="00191C48" w:rsidRPr="008A292A">
        <w:rPr>
          <w:rFonts w:ascii="Times New Roman" w:hAnsi="Times New Roman" w:cs="Times New Roman"/>
          <w:color w:val="000000"/>
        </w:rPr>
        <w:t xml:space="preserve">Hewitt 1999, </w:t>
      </w:r>
      <w:r w:rsidR="005A227C" w:rsidRPr="008A292A">
        <w:rPr>
          <w:rFonts w:ascii="Times New Roman" w:hAnsi="Times New Roman" w:cs="Times New Roman"/>
          <w:color w:val="000000"/>
        </w:rPr>
        <w:t>Davis and Shaw 2001)</w:t>
      </w:r>
      <w:r w:rsidRPr="008A292A">
        <w:rPr>
          <w:rFonts w:ascii="Times New Roman" w:hAnsi="Times New Roman" w:cs="Times New Roman"/>
          <w:color w:val="000000"/>
        </w:rPr>
        <w:t xml:space="preserve"> </w:t>
      </w:r>
      <w:r w:rsidR="00E37B4C" w:rsidRPr="008A292A">
        <w:rPr>
          <w:rFonts w:ascii="Times New Roman" w:hAnsi="Times New Roman" w:cs="Times New Roman"/>
          <w:color w:val="000000"/>
        </w:rPr>
        <w:t>and</w:t>
      </w:r>
      <w:r w:rsidRPr="008A292A">
        <w:rPr>
          <w:rFonts w:ascii="Times New Roman" w:hAnsi="Times New Roman" w:cs="Times New Roman"/>
          <w:color w:val="000000"/>
        </w:rPr>
        <w:t xml:space="preserve"> </w:t>
      </w:r>
      <w:r w:rsidR="00A35831" w:rsidRPr="008A292A">
        <w:rPr>
          <w:rFonts w:ascii="Times New Roman" w:hAnsi="Times New Roman" w:cs="Times New Roman"/>
          <w:color w:val="000000"/>
        </w:rPr>
        <w:t>rare</w:t>
      </w:r>
      <w:r w:rsidRPr="008A292A">
        <w:rPr>
          <w:rFonts w:ascii="Times New Roman" w:hAnsi="Times New Roman" w:cs="Times New Roman"/>
          <w:color w:val="000000"/>
        </w:rPr>
        <w:t xml:space="preserve"> long-distance dispersal events</w:t>
      </w:r>
      <w:r w:rsidR="00A35831" w:rsidRPr="008A292A">
        <w:rPr>
          <w:rFonts w:ascii="Times New Roman" w:hAnsi="Times New Roman" w:cs="Times New Roman"/>
          <w:color w:val="000000"/>
        </w:rPr>
        <w:t xml:space="preserve"> (</w:t>
      </w:r>
      <w:r w:rsidR="00E37B4C" w:rsidRPr="008A292A">
        <w:rPr>
          <w:rFonts w:ascii="Times New Roman" w:hAnsi="Times New Roman" w:cs="Times New Roman"/>
          <w:color w:val="000000"/>
        </w:rPr>
        <w:t>Gillespie et al. 2012</w:t>
      </w:r>
      <w:r w:rsidR="00A35831" w:rsidRPr="008A292A">
        <w:rPr>
          <w:rFonts w:ascii="Times New Roman" w:hAnsi="Times New Roman" w:cs="Times New Roman"/>
          <w:color w:val="000000"/>
        </w:rPr>
        <w:t>)</w:t>
      </w:r>
      <w:r w:rsidRPr="008A292A">
        <w:rPr>
          <w:rFonts w:ascii="Times New Roman" w:hAnsi="Times New Roman" w:cs="Times New Roman"/>
          <w:color w:val="000000"/>
        </w:rPr>
        <w:t>. Over the past 200 years, the tempo and magnitude of species range expansions has greatly increased</w:t>
      </w:r>
      <w:r w:rsidR="007D59EC" w:rsidRPr="008A292A">
        <w:rPr>
          <w:rFonts w:ascii="Times New Roman" w:hAnsi="Times New Roman" w:cs="Times New Roman"/>
          <w:color w:val="000000"/>
        </w:rPr>
        <w:t xml:space="preserve"> (Parmesan and </w:t>
      </w:r>
      <w:proofErr w:type="spellStart"/>
      <w:r w:rsidR="007D59EC" w:rsidRPr="008A292A">
        <w:rPr>
          <w:rFonts w:ascii="Times New Roman" w:hAnsi="Times New Roman" w:cs="Times New Roman"/>
          <w:color w:val="000000"/>
        </w:rPr>
        <w:t>Yohe</w:t>
      </w:r>
      <w:proofErr w:type="spellEnd"/>
      <w:r w:rsidR="007D59EC" w:rsidRPr="008A292A">
        <w:rPr>
          <w:rFonts w:ascii="Times New Roman" w:hAnsi="Times New Roman" w:cs="Times New Roman"/>
          <w:color w:val="000000"/>
        </w:rPr>
        <w:t xml:space="preserve"> 2003, </w:t>
      </w:r>
      <w:proofErr w:type="spellStart"/>
      <w:r w:rsidR="007D59EC" w:rsidRPr="008A292A">
        <w:rPr>
          <w:rFonts w:ascii="Times New Roman" w:hAnsi="Times New Roman" w:cs="Times New Roman"/>
          <w:color w:val="000000"/>
        </w:rPr>
        <w:t>Helmus</w:t>
      </w:r>
      <w:proofErr w:type="spellEnd"/>
      <w:r w:rsidR="007D59EC" w:rsidRPr="008A292A">
        <w:rPr>
          <w:rFonts w:ascii="Times New Roman" w:hAnsi="Times New Roman" w:cs="Times New Roman"/>
          <w:color w:val="000000"/>
        </w:rPr>
        <w:t xml:space="preserve"> et al. 2014</w:t>
      </w:r>
      <w:r w:rsidR="00A35831" w:rsidRPr="008A292A">
        <w:rPr>
          <w:rFonts w:ascii="Times New Roman" w:hAnsi="Times New Roman" w:cs="Times New Roman"/>
          <w:color w:val="000000"/>
        </w:rPr>
        <w:t>)</w:t>
      </w:r>
      <w:r w:rsidRPr="008A292A">
        <w:rPr>
          <w:rFonts w:ascii="Times New Roman" w:hAnsi="Times New Roman" w:cs="Times New Roman"/>
          <w:color w:val="000000"/>
        </w:rPr>
        <w:t xml:space="preserve">. This is primarily the result of deliberate or accidental introductions </w:t>
      </w:r>
      <w:r w:rsidR="008C4E05" w:rsidRPr="008A292A">
        <w:rPr>
          <w:rFonts w:ascii="Times New Roman" w:hAnsi="Times New Roman" w:cs="Times New Roman"/>
          <w:color w:val="000000"/>
        </w:rPr>
        <w:t xml:space="preserve">of species </w:t>
      </w:r>
      <w:r w:rsidRPr="008A292A">
        <w:rPr>
          <w:rFonts w:ascii="Times New Roman" w:hAnsi="Times New Roman" w:cs="Times New Roman"/>
          <w:color w:val="000000"/>
        </w:rPr>
        <w:t xml:space="preserve">associated with human </w:t>
      </w:r>
      <w:r w:rsidR="00A35831" w:rsidRPr="008A292A">
        <w:rPr>
          <w:rFonts w:ascii="Times New Roman" w:hAnsi="Times New Roman" w:cs="Times New Roman"/>
          <w:color w:val="000000"/>
        </w:rPr>
        <w:t>agriculture and commerce</w:t>
      </w:r>
      <w:r w:rsidR="00081A26" w:rsidRPr="008A292A">
        <w:rPr>
          <w:rFonts w:ascii="Times New Roman" w:hAnsi="Times New Roman" w:cs="Times New Roman"/>
          <w:color w:val="000000"/>
        </w:rPr>
        <w:t xml:space="preserve"> (</w:t>
      </w:r>
      <w:proofErr w:type="spellStart"/>
      <w:r w:rsidR="00081A26" w:rsidRPr="008A292A">
        <w:rPr>
          <w:rFonts w:ascii="Times New Roman" w:hAnsi="Times New Roman" w:cs="Times New Roman"/>
          <w:color w:val="000000"/>
        </w:rPr>
        <w:t>Hulme</w:t>
      </w:r>
      <w:proofErr w:type="spellEnd"/>
      <w:r w:rsidR="00081A26" w:rsidRPr="008A292A">
        <w:rPr>
          <w:rFonts w:ascii="Times New Roman" w:hAnsi="Times New Roman" w:cs="Times New Roman"/>
          <w:color w:val="000000"/>
        </w:rPr>
        <w:t xml:space="preserve"> et al. 2009)</w:t>
      </w:r>
      <w:r w:rsidRPr="008A292A">
        <w:rPr>
          <w:rFonts w:ascii="Times New Roman" w:hAnsi="Times New Roman" w:cs="Times New Roman"/>
          <w:color w:val="000000"/>
        </w:rPr>
        <w:t xml:space="preserve">, although many </w:t>
      </w:r>
      <w:r w:rsidR="00A35831" w:rsidRPr="008A292A">
        <w:rPr>
          <w:rFonts w:ascii="Times New Roman" w:hAnsi="Times New Roman" w:cs="Times New Roman"/>
          <w:color w:val="000000"/>
        </w:rPr>
        <w:t xml:space="preserve">recent </w:t>
      </w:r>
      <w:r w:rsidRPr="008A292A">
        <w:rPr>
          <w:rFonts w:ascii="Times New Roman" w:hAnsi="Times New Roman" w:cs="Times New Roman"/>
          <w:color w:val="000000"/>
        </w:rPr>
        <w:t xml:space="preserve">examples also highlight the role of anthropogenic climate change in mediating range </w:t>
      </w:r>
      <w:r w:rsidR="00A35831" w:rsidRPr="008A292A">
        <w:rPr>
          <w:rFonts w:ascii="Times New Roman" w:hAnsi="Times New Roman" w:cs="Times New Roman"/>
          <w:color w:val="000000"/>
        </w:rPr>
        <w:t>shifts</w:t>
      </w:r>
      <w:r w:rsidR="007D59EC" w:rsidRPr="008A292A">
        <w:rPr>
          <w:rFonts w:ascii="Times New Roman" w:hAnsi="Times New Roman" w:cs="Times New Roman"/>
          <w:color w:val="000000"/>
        </w:rPr>
        <w:t xml:space="preserve"> (Parmesan and </w:t>
      </w:r>
      <w:proofErr w:type="spellStart"/>
      <w:r w:rsidR="007D59EC" w:rsidRPr="008A292A">
        <w:rPr>
          <w:rFonts w:ascii="Times New Roman" w:hAnsi="Times New Roman" w:cs="Times New Roman"/>
          <w:color w:val="000000"/>
        </w:rPr>
        <w:t>Yohe</w:t>
      </w:r>
      <w:proofErr w:type="spellEnd"/>
      <w:r w:rsidR="007D59EC" w:rsidRPr="008A292A">
        <w:rPr>
          <w:rFonts w:ascii="Times New Roman" w:hAnsi="Times New Roman" w:cs="Times New Roman"/>
          <w:color w:val="000000"/>
        </w:rPr>
        <w:t xml:space="preserve"> 2003, Dawe and Boutin 2016</w:t>
      </w:r>
      <w:r w:rsidR="00E37B4C" w:rsidRPr="008A292A">
        <w:rPr>
          <w:rFonts w:ascii="Times New Roman" w:hAnsi="Times New Roman" w:cs="Times New Roman"/>
          <w:color w:val="000000"/>
        </w:rPr>
        <w:t>)</w:t>
      </w:r>
      <w:r w:rsidRPr="008A292A">
        <w:rPr>
          <w:rFonts w:ascii="Times New Roman" w:hAnsi="Times New Roman" w:cs="Times New Roman"/>
          <w:color w:val="000000"/>
        </w:rPr>
        <w:t xml:space="preserve">. </w:t>
      </w:r>
      <w:r w:rsidR="00AB278B" w:rsidRPr="008A292A">
        <w:rPr>
          <w:rFonts w:ascii="Times New Roman" w:hAnsi="Times New Roman" w:cs="Times New Roman"/>
          <w:color w:val="000000"/>
        </w:rPr>
        <w:t xml:space="preserve">Studying the population genetics of range-expanding species is important because it informs </w:t>
      </w:r>
      <w:r w:rsidR="00A35831" w:rsidRPr="008A292A">
        <w:rPr>
          <w:rFonts w:ascii="Times New Roman" w:hAnsi="Times New Roman" w:cs="Times New Roman"/>
          <w:color w:val="000000"/>
        </w:rPr>
        <w:t xml:space="preserve">our </w:t>
      </w:r>
      <w:r w:rsidR="00AB278B" w:rsidRPr="008A292A">
        <w:rPr>
          <w:rFonts w:ascii="Times New Roman" w:hAnsi="Times New Roman" w:cs="Times New Roman"/>
          <w:color w:val="000000"/>
        </w:rPr>
        <w:t>understanding of important features such as</w:t>
      </w:r>
      <w:r w:rsidR="0097017A" w:rsidRPr="008A292A">
        <w:rPr>
          <w:rFonts w:ascii="Times New Roman" w:hAnsi="Times New Roman" w:cs="Times New Roman"/>
          <w:color w:val="000000"/>
        </w:rPr>
        <w:t xml:space="preserve"> </w:t>
      </w:r>
      <w:r w:rsidR="00E302B1" w:rsidRPr="008A292A">
        <w:rPr>
          <w:rFonts w:ascii="Times New Roman" w:hAnsi="Times New Roman" w:cs="Times New Roman"/>
          <w:color w:val="000000"/>
        </w:rPr>
        <w:t xml:space="preserve">the timing of expansion, the number of </w:t>
      </w:r>
      <w:r w:rsidR="00AB278B" w:rsidRPr="008A292A">
        <w:rPr>
          <w:rFonts w:ascii="Times New Roman" w:hAnsi="Times New Roman" w:cs="Times New Roman"/>
          <w:color w:val="000000"/>
        </w:rPr>
        <w:t>expansion /</w:t>
      </w:r>
      <w:r w:rsidR="00E302B1" w:rsidRPr="008A292A">
        <w:rPr>
          <w:rFonts w:ascii="Times New Roman" w:hAnsi="Times New Roman" w:cs="Times New Roman"/>
          <w:color w:val="000000"/>
        </w:rPr>
        <w:t xml:space="preserve"> introduction events, and the amount of ongoing gene flow between ancestral and derived populations</w:t>
      </w:r>
      <w:r w:rsidR="00191C48" w:rsidRPr="008A292A">
        <w:rPr>
          <w:rFonts w:ascii="Times New Roman" w:hAnsi="Times New Roman" w:cs="Times New Roman"/>
          <w:color w:val="000000"/>
        </w:rPr>
        <w:t xml:space="preserve"> (Peter and </w:t>
      </w:r>
      <w:proofErr w:type="spellStart"/>
      <w:r w:rsidR="00191C48" w:rsidRPr="008A292A">
        <w:rPr>
          <w:rFonts w:ascii="Times New Roman" w:hAnsi="Times New Roman" w:cs="Times New Roman"/>
          <w:color w:val="000000"/>
        </w:rPr>
        <w:t>Slatkin</w:t>
      </w:r>
      <w:proofErr w:type="spellEnd"/>
      <w:r w:rsidR="00191C48" w:rsidRPr="008A292A">
        <w:rPr>
          <w:rFonts w:ascii="Times New Roman" w:hAnsi="Times New Roman" w:cs="Times New Roman"/>
          <w:color w:val="000000"/>
        </w:rPr>
        <w:t xml:space="preserve"> 2015)</w:t>
      </w:r>
      <w:r w:rsidR="00E302B1" w:rsidRPr="008A292A">
        <w:rPr>
          <w:rFonts w:ascii="Times New Roman" w:hAnsi="Times New Roman" w:cs="Times New Roman"/>
          <w:color w:val="000000"/>
        </w:rPr>
        <w:t xml:space="preserve">. </w:t>
      </w:r>
    </w:p>
    <w:p w14:paraId="19F3753E" w14:textId="527CEC95" w:rsidR="009B7DF1" w:rsidRPr="008A292A" w:rsidRDefault="00625A53" w:rsidP="00625A53">
      <w:pPr>
        <w:ind w:firstLine="720"/>
        <w:jc w:val="both"/>
        <w:rPr>
          <w:rFonts w:ascii="Times New Roman" w:hAnsi="Times New Roman" w:cs="Times New Roman"/>
          <w:color w:val="000000"/>
        </w:rPr>
      </w:pPr>
      <w:r w:rsidRPr="008A292A">
        <w:rPr>
          <w:rFonts w:ascii="Times New Roman" w:hAnsi="Times New Roman" w:cs="Times New Roman"/>
          <w:color w:val="000000"/>
        </w:rPr>
        <w:t>Species that undergo range expansions often have distinctive patterns of population genetic structure, with decreasing relatedness and increasing contributions of genetic drift in populations further from the original source population (</w:t>
      </w:r>
      <w:r w:rsidR="004A5E76" w:rsidRPr="008A292A">
        <w:rPr>
          <w:rFonts w:ascii="Times New Roman" w:hAnsi="Times New Roman" w:cs="Times New Roman"/>
          <w:color w:val="000000"/>
        </w:rPr>
        <w:t xml:space="preserve">Hewitt </w:t>
      </w:r>
      <w:r w:rsidR="00E37B4C" w:rsidRPr="008A292A">
        <w:rPr>
          <w:rFonts w:ascii="Times New Roman" w:hAnsi="Times New Roman" w:cs="Times New Roman"/>
          <w:color w:val="000000"/>
        </w:rPr>
        <w:t xml:space="preserve">1996, </w:t>
      </w:r>
      <w:proofErr w:type="spellStart"/>
      <w:r w:rsidR="00E37B4C" w:rsidRPr="008A292A">
        <w:rPr>
          <w:rFonts w:ascii="Times New Roman" w:hAnsi="Times New Roman" w:cs="Times New Roman"/>
          <w:color w:val="000000"/>
        </w:rPr>
        <w:t>Excoffier</w:t>
      </w:r>
      <w:proofErr w:type="spellEnd"/>
      <w:r w:rsidR="00E37B4C" w:rsidRPr="008A292A">
        <w:rPr>
          <w:rFonts w:ascii="Times New Roman" w:hAnsi="Times New Roman" w:cs="Times New Roman"/>
          <w:color w:val="000000"/>
        </w:rPr>
        <w:t xml:space="preserve"> et al. 2009</w:t>
      </w:r>
      <w:r w:rsidRPr="008A292A">
        <w:rPr>
          <w:rFonts w:ascii="Times New Roman" w:hAnsi="Times New Roman" w:cs="Times New Roman"/>
          <w:color w:val="000000"/>
        </w:rPr>
        <w:t xml:space="preserve">). One commonly encountered form of range expansion is stepwise serial </w:t>
      </w:r>
      <w:r w:rsidR="00A35831" w:rsidRPr="008A292A">
        <w:rPr>
          <w:rFonts w:ascii="Times New Roman" w:hAnsi="Times New Roman" w:cs="Times New Roman"/>
          <w:color w:val="000000"/>
        </w:rPr>
        <w:t xml:space="preserve">stepwise </w:t>
      </w:r>
      <w:r w:rsidRPr="008A292A">
        <w:rPr>
          <w:rFonts w:ascii="Times New Roman" w:hAnsi="Times New Roman" w:cs="Times New Roman"/>
          <w:color w:val="000000"/>
        </w:rPr>
        <w:t>dispersal, in which populations are founded in a stepping-stone fashion (Ibrahim et al. 1996</w:t>
      </w:r>
      <w:r w:rsidR="00191C48" w:rsidRPr="008A292A">
        <w:rPr>
          <w:rFonts w:ascii="Times New Roman" w:hAnsi="Times New Roman" w:cs="Times New Roman"/>
          <w:color w:val="000000"/>
        </w:rPr>
        <w:t xml:space="preserve">, </w:t>
      </w:r>
      <w:proofErr w:type="spellStart"/>
      <w:r w:rsidR="00191C48" w:rsidRPr="008A292A">
        <w:rPr>
          <w:rFonts w:ascii="Times New Roman" w:hAnsi="Times New Roman" w:cs="Times New Roman"/>
          <w:color w:val="000000"/>
        </w:rPr>
        <w:t>Slatkin</w:t>
      </w:r>
      <w:proofErr w:type="spellEnd"/>
      <w:r w:rsidR="00191C48" w:rsidRPr="008A292A">
        <w:rPr>
          <w:rFonts w:ascii="Times New Roman" w:hAnsi="Times New Roman" w:cs="Times New Roman"/>
          <w:color w:val="000000"/>
        </w:rPr>
        <w:t xml:space="preserve"> and </w:t>
      </w:r>
      <w:proofErr w:type="spellStart"/>
      <w:r w:rsidR="00191C48" w:rsidRPr="008A292A">
        <w:rPr>
          <w:rFonts w:ascii="Times New Roman" w:hAnsi="Times New Roman" w:cs="Times New Roman"/>
          <w:color w:val="000000"/>
        </w:rPr>
        <w:t>Excoffier</w:t>
      </w:r>
      <w:proofErr w:type="spellEnd"/>
      <w:r w:rsidR="00191C48" w:rsidRPr="008A292A">
        <w:rPr>
          <w:rFonts w:ascii="Times New Roman" w:hAnsi="Times New Roman" w:cs="Times New Roman"/>
          <w:color w:val="000000"/>
        </w:rPr>
        <w:t xml:space="preserve"> 2012</w:t>
      </w:r>
      <w:r w:rsidRPr="008A292A">
        <w:rPr>
          <w:rFonts w:ascii="Times New Roman" w:hAnsi="Times New Roman" w:cs="Times New Roman"/>
          <w:color w:val="000000"/>
        </w:rPr>
        <w:t xml:space="preserve">). Serial dispersal is characteristic of many post-glacial range expansions into temperate regions </w:t>
      </w:r>
      <w:r w:rsidR="00E37B4C" w:rsidRPr="008A292A">
        <w:rPr>
          <w:rFonts w:ascii="Times New Roman" w:hAnsi="Times New Roman" w:cs="Times New Roman"/>
          <w:color w:val="000000"/>
        </w:rPr>
        <w:t>and has been shown for species as diverse as eider ducks (</w:t>
      </w:r>
      <w:proofErr w:type="spellStart"/>
      <w:r w:rsidR="009B7DF1" w:rsidRPr="008A292A">
        <w:rPr>
          <w:rFonts w:ascii="Times New Roman" w:hAnsi="Times New Roman" w:cs="Times New Roman"/>
          <w:i/>
          <w:color w:val="000000"/>
        </w:rPr>
        <w:t>Somateria</w:t>
      </w:r>
      <w:proofErr w:type="spellEnd"/>
      <w:r w:rsidR="009B7DF1" w:rsidRPr="008A292A">
        <w:rPr>
          <w:rFonts w:ascii="Times New Roman" w:hAnsi="Times New Roman" w:cs="Times New Roman"/>
          <w:i/>
          <w:color w:val="000000"/>
        </w:rPr>
        <w:t xml:space="preserve"> </w:t>
      </w:r>
      <w:proofErr w:type="spellStart"/>
      <w:r w:rsidR="009B7DF1" w:rsidRPr="008A292A">
        <w:rPr>
          <w:rFonts w:ascii="Times New Roman" w:hAnsi="Times New Roman" w:cs="Times New Roman"/>
          <w:i/>
          <w:color w:val="000000"/>
        </w:rPr>
        <w:t>mollissima</w:t>
      </w:r>
      <w:proofErr w:type="spellEnd"/>
      <w:r w:rsidR="009B7DF1" w:rsidRPr="008A292A">
        <w:rPr>
          <w:rFonts w:ascii="Times New Roman" w:hAnsi="Times New Roman" w:cs="Times New Roman"/>
          <w:color w:val="000000"/>
        </w:rPr>
        <w:t>) (Tiedemann et al. 2004), ragwort (</w:t>
      </w:r>
      <w:r w:rsidR="009B7DF1" w:rsidRPr="008A292A">
        <w:rPr>
          <w:rFonts w:ascii="Times New Roman" w:hAnsi="Times New Roman" w:cs="Times New Roman"/>
          <w:i/>
          <w:color w:val="000000"/>
        </w:rPr>
        <w:t xml:space="preserve">Senecio </w:t>
      </w:r>
      <w:proofErr w:type="spellStart"/>
      <w:r w:rsidR="009B7DF1" w:rsidRPr="008A292A">
        <w:rPr>
          <w:rFonts w:ascii="Times New Roman" w:hAnsi="Times New Roman" w:cs="Times New Roman"/>
          <w:i/>
          <w:color w:val="000000"/>
        </w:rPr>
        <w:t>halleri</w:t>
      </w:r>
      <w:proofErr w:type="spellEnd"/>
      <w:r w:rsidR="009B7DF1" w:rsidRPr="008A292A">
        <w:rPr>
          <w:rFonts w:ascii="Times New Roman" w:hAnsi="Times New Roman" w:cs="Times New Roman"/>
          <w:color w:val="000000"/>
        </w:rPr>
        <w:t>) (</w:t>
      </w:r>
      <w:proofErr w:type="spellStart"/>
      <w:r w:rsidR="009B7DF1" w:rsidRPr="008A292A">
        <w:rPr>
          <w:rFonts w:ascii="Times New Roman" w:hAnsi="Times New Roman" w:cs="Times New Roman"/>
          <w:color w:val="000000"/>
        </w:rPr>
        <w:t>Bettin</w:t>
      </w:r>
      <w:proofErr w:type="spellEnd"/>
      <w:r w:rsidR="009B7DF1" w:rsidRPr="008A292A">
        <w:rPr>
          <w:rFonts w:ascii="Times New Roman" w:hAnsi="Times New Roman" w:cs="Times New Roman"/>
          <w:color w:val="000000"/>
        </w:rPr>
        <w:t xml:space="preserve"> et al. 2007), and rough-skinned newts (</w:t>
      </w:r>
      <w:proofErr w:type="spellStart"/>
      <w:r w:rsidR="009B7DF1" w:rsidRPr="008A292A">
        <w:rPr>
          <w:rFonts w:ascii="Times New Roman" w:hAnsi="Times New Roman" w:cs="Times New Roman"/>
          <w:i/>
          <w:color w:val="000000"/>
        </w:rPr>
        <w:t>Taricha</w:t>
      </w:r>
      <w:proofErr w:type="spellEnd"/>
      <w:r w:rsidR="009B7DF1" w:rsidRPr="008A292A">
        <w:rPr>
          <w:rFonts w:ascii="Times New Roman" w:hAnsi="Times New Roman" w:cs="Times New Roman"/>
          <w:i/>
          <w:color w:val="000000"/>
        </w:rPr>
        <w:t xml:space="preserve"> granulosa</w:t>
      </w:r>
      <w:r w:rsidR="009B7DF1" w:rsidRPr="008A292A">
        <w:rPr>
          <w:rFonts w:ascii="Times New Roman" w:hAnsi="Times New Roman" w:cs="Times New Roman"/>
          <w:color w:val="000000"/>
        </w:rPr>
        <w:t>) (</w:t>
      </w:r>
      <w:proofErr w:type="spellStart"/>
      <w:r w:rsidR="009B7DF1" w:rsidRPr="008A292A">
        <w:rPr>
          <w:rFonts w:ascii="Times New Roman" w:hAnsi="Times New Roman" w:cs="Times New Roman"/>
          <w:color w:val="000000"/>
        </w:rPr>
        <w:t>Kuchta</w:t>
      </w:r>
      <w:proofErr w:type="spellEnd"/>
      <w:r w:rsidR="009B7DF1" w:rsidRPr="008A292A">
        <w:rPr>
          <w:rFonts w:ascii="Times New Roman" w:hAnsi="Times New Roman" w:cs="Times New Roman"/>
          <w:color w:val="000000"/>
        </w:rPr>
        <w:t xml:space="preserve"> and Tan 2005). The out-of-Africa expansion of </w:t>
      </w:r>
      <w:r w:rsidR="009B7DF1" w:rsidRPr="008A292A">
        <w:rPr>
          <w:rFonts w:ascii="Times New Roman" w:hAnsi="Times New Roman" w:cs="Times New Roman"/>
          <w:i/>
          <w:color w:val="000000"/>
        </w:rPr>
        <w:t>Homo sapiens</w:t>
      </w:r>
      <w:r w:rsidR="009B7DF1" w:rsidRPr="008A292A">
        <w:rPr>
          <w:rFonts w:ascii="Times New Roman" w:hAnsi="Times New Roman" w:cs="Times New Roman"/>
          <w:color w:val="000000"/>
        </w:rPr>
        <w:t xml:space="preserve"> is also characterized by serial stepwise dispersal (Ramachandran et al. 2005,</w:t>
      </w:r>
      <w:r w:rsidR="00034711" w:rsidRPr="008A292A">
        <w:rPr>
          <w:rFonts w:ascii="Times New Roman" w:hAnsi="Times New Roman" w:cs="Times New Roman"/>
          <w:color w:val="000000"/>
        </w:rPr>
        <w:t xml:space="preserve"> Henn et al. 2012</w:t>
      </w:r>
      <w:r w:rsidR="009B7DF1" w:rsidRPr="008A292A">
        <w:rPr>
          <w:rFonts w:ascii="Times New Roman" w:hAnsi="Times New Roman" w:cs="Times New Roman"/>
          <w:color w:val="000000"/>
        </w:rPr>
        <w:t>).</w:t>
      </w:r>
    </w:p>
    <w:p w14:paraId="2BE59747" w14:textId="7C849BD0" w:rsidR="00625A53" w:rsidRPr="008A292A" w:rsidRDefault="00625A53" w:rsidP="00625A53">
      <w:pPr>
        <w:ind w:firstLine="720"/>
        <w:jc w:val="both"/>
        <w:rPr>
          <w:rFonts w:ascii="Times New Roman" w:hAnsi="Times New Roman" w:cs="Times New Roman"/>
          <w:color w:val="000000"/>
        </w:rPr>
      </w:pPr>
      <w:r w:rsidRPr="008A292A">
        <w:rPr>
          <w:rFonts w:ascii="Times New Roman" w:hAnsi="Times New Roman" w:cs="Times New Roman"/>
          <w:color w:val="000000"/>
        </w:rPr>
        <w:t>One such species that has undergone a dramatic range expansion over its recent evolutionary history is the monarch butterfly (</w:t>
      </w:r>
      <w:r w:rsidRPr="008A292A">
        <w:rPr>
          <w:rFonts w:ascii="Times New Roman" w:hAnsi="Times New Roman" w:cs="Times New Roman"/>
          <w:i/>
          <w:iCs/>
          <w:color w:val="000000"/>
        </w:rPr>
        <w:t>Danaus plexippus</w:t>
      </w:r>
      <w:r w:rsidR="008C4E05" w:rsidRPr="008A292A">
        <w:rPr>
          <w:rFonts w:ascii="Times New Roman" w:hAnsi="Times New Roman" w:cs="Times New Roman"/>
          <w:i/>
          <w:iCs/>
          <w:color w:val="000000"/>
        </w:rPr>
        <w:t xml:space="preserve"> </w:t>
      </w:r>
      <w:r w:rsidR="008C4E05" w:rsidRPr="008A292A">
        <w:rPr>
          <w:rFonts w:ascii="Times New Roman" w:hAnsi="Times New Roman" w:cs="Times New Roman"/>
          <w:iCs/>
          <w:color w:val="000000"/>
        </w:rPr>
        <w:t>(L.)</w:t>
      </w:r>
      <w:r w:rsidRPr="008A292A">
        <w:rPr>
          <w:rFonts w:ascii="Times New Roman" w:hAnsi="Times New Roman" w:cs="Times New Roman"/>
          <w:color w:val="000000"/>
        </w:rPr>
        <w:t xml:space="preserve">). Evidence suggests that the monarch historically occupied Central America and the southern United States before </w:t>
      </w:r>
      <w:r w:rsidRPr="008A292A">
        <w:rPr>
          <w:rFonts w:ascii="Times New Roman" w:hAnsi="Times New Roman" w:cs="Times New Roman"/>
          <w:color w:val="000000"/>
        </w:rPr>
        <w:lastRenderedPageBreak/>
        <w:t xml:space="preserve">undergoing a large demographic expansion around 20,000 years </w:t>
      </w:r>
      <w:r w:rsidR="003800D0" w:rsidRPr="008A292A">
        <w:rPr>
          <w:rFonts w:ascii="Times New Roman" w:hAnsi="Times New Roman" w:cs="Times New Roman"/>
          <w:color w:val="000000"/>
        </w:rPr>
        <w:t xml:space="preserve">ago </w:t>
      </w:r>
      <w:r w:rsidRPr="008A292A">
        <w:rPr>
          <w:rFonts w:ascii="Times New Roman" w:hAnsi="Times New Roman" w:cs="Times New Roman"/>
          <w:color w:val="000000"/>
        </w:rPr>
        <w:t xml:space="preserve">(Zhan et al. 2014, </w:t>
      </w:r>
      <w:proofErr w:type="spellStart"/>
      <w:r w:rsidRPr="008A292A">
        <w:rPr>
          <w:rFonts w:ascii="Times New Roman" w:hAnsi="Times New Roman" w:cs="Times New Roman"/>
          <w:color w:val="000000"/>
        </w:rPr>
        <w:t>Pfeiller</w:t>
      </w:r>
      <w:proofErr w:type="spellEnd"/>
      <w:r w:rsidRPr="008A292A">
        <w:rPr>
          <w:rFonts w:ascii="Times New Roman" w:hAnsi="Times New Roman" w:cs="Times New Roman"/>
          <w:color w:val="000000"/>
        </w:rPr>
        <w:t xml:space="preserve"> et al. 2016). This demographic </w:t>
      </w:r>
      <w:r w:rsidR="008C4E05" w:rsidRPr="008A292A">
        <w:rPr>
          <w:rFonts w:ascii="Times New Roman" w:hAnsi="Times New Roman" w:cs="Times New Roman"/>
          <w:color w:val="000000"/>
        </w:rPr>
        <w:t>expansion likely coincided</w:t>
      </w:r>
      <w:r w:rsidRPr="008A292A">
        <w:rPr>
          <w:rFonts w:ascii="Times New Roman" w:hAnsi="Times New Roman" w:cs="Times New Roman"/>
          <w:color w:val="000000"/>
        </w:rPr>
        <w:t xml:space="preserve"> with the end of the last ice age and glacial retreat in North America, which enabled colonization of temperate areas by the monarch’s </w:t>
      </w:r>
      <w:r w:rsidRPr="008A292A">
        <w:rPr>
          <w:rFonts w:ascii="Times New Roman" w:hAnsi="Times New Roman" w:cs="Times New Roman"/>
          <w:i/>
          <w:color w:val="000000"/>
        </w:rPr>
        <w:t>Asclepias</w:t>
      </w:r>
      <w:r w:rsidRPr="008A292A">
        <w:rPr>
          <w:rFonts w:ascii="Times New Roman" w:hAnsi="Times New Roman" w:cs="Times New Roman"/>
          <w:color w:val="000000"/>
        </w:rPr>
        <w:t xml:space="preserve"> host plants and likely set the stage for the onset of </w:t>
      </w:r>
      <w:r w:rsidR="008C4E05" w:rsidRPr="008A292A">
        <w:rPr>
          <w:rFonts w:ascii="Times New Roman" w:hAnsi="Times New Roman" w:cs="Times New Roman"/>
          <w:color w:val="000000"/>
        </w:rPr>
        <w:t>continent-scale</w:t>
      </w:r>
      <w:r w:rsidRPr="008A292A">
        <w:rPr>
          <w:rFonts w:ascii="Times New Roman" w:hAnsi="Times New Roman" w:cs="Times New Roman"/>
          <w:color w:val="000000"/>
        </w:rPr>
        <w:t xml:space="preserve"> long-distance migration in the monarch. Much more recently, the monarch has become established around the globe in </w:t>
      </w:r>
      <w:r w:rsidR="008C4E05" w:rsidRPr="008A292A">
        <w:rPr>
          <w:rFonts w:ascii="Times New Roman" w:hAnsi="Times New Roman" w:cs="Times New Roman"/>
          <w:color w:val="000000"/>
        </w:rPr>
        <w:t>a number of</w:t>
      </w:r>
      <w:r w:rsidRPr="008A292A">
        <w:rPr>
          <w:rFonts w:ascii="Times New Roman" w:hAnsi="Times New Roman" w:cs="Times New Roman"/>
          <w:color w:val="000000"/>
        </w:rPr>
        <w:t xml:space="preserve"> independent out-of-North America expansion events (</w:t>
      </w:r>
      <w:proofErr w:type="spellStart"/>
      <w:r w:rsidR="00034711" w:rsidRPr="008A292A">
        <w:rPr>
          <w:rFonts w:ascii="Times New Roman" w:hAnsi="Times New Roman" w:cs="Times New Roman"/>
          <w:color w:val="000000"/>
        </w:rPr>
        <w:t>Ackery</w:t>
      </w:r>
      <w:proofErr w:type="spellEnd"/>
      <w:r w:rsidR="00034711" w:rsidRPr="008A292A">
        <w:rPr>
          <w:rFonts w:ascii="Times New Roman" w:hAnsi="Times New Roman" w:cs="Times New Roman"/>
          <w:color w:val="000000"/>
        </w:rPr>
        <w:t xml:space="preserve"> and Vane-Wright 1984, </w:t>
      </w:r>
      <w:r w:rsidRPr="008A292A">
        <w:rPr>
          <w:rFonts w:ascii="Times New Roman" w:hAnsi="Times New Roman" w:cs="Times New Roman"/>
          <w:color w:val="000000"/>
        </w:rPr>
        <w:t>Zhan et al. 2014). This includes a southern expansion that involved establishment in South America and the Caribbean</w:t>
      </w:r>
      <w:r w:rsidR="008C4E05" w:rsidRPr="008A292A">
        <w:rPr>
          <w:rFonts w:ascii="Times New Roman" w:hAnsi="Times New Roman" w:cs="Times New Roman"/>
          <w:color w:val="000000"/>
        </w:rPr>
        <w:t xml:space="preserve"> (likely thousands or tens of thousands of year ago)</w:t>
      </w:r>
      <w:r w:rsidRPr="008A292A">
        <w:rPr>
          <w:rFonts w:ascii="Times New Roman" w:hAnsi="Times New Roman" w:cs="Times New Roman"/>
          <w:color w:val="000000"/>
        </w:rPr>
        <w:t xml:space="preserve">, an eastward expansion across the Atlantic and into the Iberian Peninsula, and a westward expansion across the Pacific. </w:t>
      </w:r>
      <w:r w:rsidR="00A35831" w:rsidRPr="008A292A">
        <w:rPr>
          <w:rFonts w:ascii="Times New Roman" w:hAnsi="Times New Roman" w:cs="Times New Roman"/>
          <w:color w:val="000000"/>
        </w:rPr>
        <w:t>In this paper</w:t>
      </w:r>
      <w:r w:rsidRPr="008A292A">
        <w:rPr>
          <w:rFonts w:ascii="Times New Roman" w:hAnsi="Times New Roman" w:cs="Times New Roman"/>
          <w:color w:val="000000"/>
        </w:rPr>
        <w:t>, we focus</w:t>
      </w:r>
      <w:r w:rsidR="00E85F07" w:rsidRPr="008A292A">
        <w:rPr>
          <w:rFonts w:ascii="Times New Roman" w:hAnsi="Times New Roman" w:cs="Times New Roman"/>
          <w:color w:val="000000"/>
        </w:rPr>
        <w:t xml:space="preserve"> </w:t>
      </w:r>
      <w:r w:rsidR="00A35831" w:rsidRPr="008A292A">
        <w:rPr>
          <w:rFonts w:ascii="Times New Roman" w:hAnsi="Times New Roman" w:cs="Times New Roman"/>
          <w:color w:val="000000"/>
        </w:rPr>
        <w:t xml:space="preserve">exclusively </w:t>
      </w:r>
      <w:r w:rsidR="00E85F07" w:rsidRPr="008A292A">
        <w:rPr>
          <w:rFonts w:ascii="Times New Roman" w:hAnsi="Times New Roman" w:cs="Times New Roman"/>
          <w:color w:val="000000"/>
        </w:rPr>
        <w:t xml:space="preserve">on the monarch’s </w:t>
      </w:r>
      <w:r w:rsidR="00A35831" w:rsidRPr="008A292A">
        <w:rPr>
          <w:rFonts w:ascii="Times New Roman" w:hAnsi="Times New Roman" w:cs="Times New Roman"/>
          <w:color w:val="000000"/>
        </w:rPr>
        <w:t>range</w:t>
      </w:r>
      <w:r w:rsidR="00E85F07" w:rsidRPr="008A292A">
        <w:rPr>
          <w:rFonts w:ascii="Times New Roman" w:hAnsi="Times New Roman" w:cs="Times New Roman"/>
          <w:color w:val="000000"/>
        </w:rPr>
        <w:t xml:space="preserve"> expansion across the Pacific.</w:t>
      </w:r>
    </w:p>
    <w:p w14:paraId="21E94AC6" w14:textId="443EFB2B" w:rsidR="00625A53" w:rsidRPr="008A292A" w:rsidRDefault="00625A53" w:rsidP="00625A53">
      <w:pPr>
        <w:ind w:firstLine="720"/>
        <w:jc w:val="both"/>
        <w:rPr>
          <w:rFonts w:ascii="Times New Roman" w:hAnsi="Times New Roman" w:cs="Times New Roman"/>
        </w:rPr>
      </w:pPr>
      <w:r w:rsidRPr="008A292A">
        <w:rPr>
          <w:rFonts w:ascii="Times New Roman" w:hAnsi="Times New Roman" w:cs="Times New Roman"/>
          <w:color w:val="000000"/>
        </w:rPr>
        <w:t xml:space="preserve">Historical records suggest that </w:t>
      </w:r>
      <w:r w:rsidR="008C2E8F" w:rsidRPr="008A292A">
        <w:rPr>
          <w:rFonts w:ascii="Times New Roman" w:hAnsi="Times New Roman" w:cs="Times New Roman"/>
          <w:color w:val="000000"/>
        </w:rPr>
        <w:t xml:space="preserve">monarchs </w:t>
      </w:r>
      <w:r w:rsidRPr="008A292A">
        <w:rPr>
          <w:rFonts w:ascii="Times New Roman" w:hAnsi="Times New Roman" w:cs="Times New Roman"/>
          <w:color w:val="000000"/>
        </w:rPr>
        <w:t xml:space="preserve">crossed the Pacific quite recently, with the earliest positive records of monarch occurrences coming from the 1840s in Hawaii (Vane-Wright 1993, Zalucki and Clarke 2004). By 1871, </w:t>
      </w:r>
      <w:r w:rsidR="008C2E8F" w:rsidRPr="008A292A">
        <w:rPr>
          <w:rFonts w:ascii="Times New Roman" w:hAnsi="Times New Roman" w:cs="Times New Roman"/>
          <w:color w:val="000000"/>
        </w:rPr>
        <w:t>monarchs</w:t>
      </w:r>
      <w:r w:rsidRPr="008A292A">
        <w:rPr>
          <w:rFonts w:ascii="Times New Roman" w:hAnsi="Times New Roman" w:cs="Times New Roman"/>
          <w:color w:val="000000"/>
        </w:rPr>
        <w:t xml:space="preserve"> had reached Australia and </w:t>
      </w:r>
      <w:r w:rsidR="008C2E8F" w:rsidRPr="008A292A">
        <w:rPr>
          <w:rFonts w:ascii="Times New Roman" w:hAnsi="Times New Roman" w:cs="Times New Roman"/>
          <w:color w:val="000000"/>
        </w:rPr>
        <w:t>were</w:t>
      </w:r>
      <w:r w:rsidRPr="008A292A">
        <w:rPr>
          <w:rFonts w:ascii="Times New Roman" w:hAnsi="Times New Roman" w:cs="Times New Roman"/>
          <w:color w:val="000000"/>
        </w:rPr>
        <w:t xml:space="preserve"> established on nearly every major Pacific island group</w:t>
      </w:r>
      <w:r w:rsidR="003800D0" w:rsidRPr="008A292A">
        <w:rPr>
          <w:rFonts w:ascii="Times New Roman" w:hAnsi="Times New Roman" w:cs="Times New Roman"/>
          <w:color w:val="000000"/>
        </w:rPr>
        <w:t xml:space="preserve"> by 1900</w:t>
      </w:r>
      <w:r w:rsidRPr="008A292A">
        <w:rPr>
          <w:rFonts w:ascii="Times New Roman" w:hAnsi="Times New Roman" w:cs="Times New Roman"/>
          <w:color w:val="000000"/>
        </w:rPr>
        <w:t xml:space="preserve">. Some authors have attributed the recency of the monarch’s appearance in these locations to the “Columbus hypothesis,” which posits that the clearing of forests in </w:t>
      </w:r>
      <w:r w:rsidR="00A35831" w:rsidRPr="008A292A">
        <w:rPr>
          <w:rFonts w:ascii="Times New Roman" w:hAnsi="Times New Roman" w:cs="Times New Roman"/>
          <w:color w:val="000000"/>
        </w:rPr>
        <w:t xml:space="preserve">the </w:t>
      </w:r>
      <w:r w:rsidRPr="008A292A">
        <w:rPr>
          <w:rFonts w:ascii="Times New Roman" w:hAnsi="Times New Roman" w:cs="Times New Roman"/>
          <w:color w:val="000000"/>
        </w:rPr>
        <w:t xml:space="preserve">eastern and midwestern United States during the 1800s prompted a massive increase in the North American monarch’s population size and scope of migration (Vane-Wright 1993). However, demographic reconstructions using whole genome sequence data indicate that the monarch’s out-of-North America expansion events happened much more distantly, perhaps as long as 2,000-3,000 years ago (Zhan et al. 2014). </w:t>
      </w:r>
      <w:r w:rsidR="00A35831" w:rsidRPr="008A292A">
        <w:rPr>
          <w:rFonts w:ascii="Times New Roman" w:hAnsi="Times New Roman" w:cs="Times New Roman"/>
          <w:color w:val="000000"/>
        </w:rPr>
        <w:t xml:space="preserve">Thus, </w:t>
      </w:r>
      <w:r w:rsidR="00512974" w:rsidRPr="008A292A">
        <w:rPr>
          <w:rFonts w:ascii="Times New Roman" w:hAnsi="Times New Roman" w:cs="Times New Roman"/>
          <w:color w:val="000000"/>
        </w:rPr>
        <w:t>there is still disagreement between demographic models and historical records about the timing of the monarch’s Pacific expansion.</w:t>
      </w:r>
    </w:p>
    <w:p w14:paraId="0DE64874" w14:textId="77777777" w:rsidR="00512974" w:rsidRPr="008A292A" w:rsidRDefault="00625A53" w:rsidP="00625A53">
      <w:pPr>
        <w:ind w:firstLine="720"/>
        <w:jc w:val="both"/>
        <w:rPr>
          <w:rFonts w:ascii="Times New Roman" w:hAnsi="Times New Roman" w:cs="Times New Roman"/>
          <w:color w:val="000000"/>
        </w:rPr>
      </w:pPr>
      <w:r w:rsidRPr="008A292A">
        <w:rPr>
          <w:rFonts w:ascii="Times New Roman" w:hAnsi="Times New Roman" w:cs="Times New Roman"/>
          <w:color w:val="000000"/>
        </w:rPr>
        <w:t xml:space="preserve">Currently available </w:t>
      </w:r>
      <w:r w:rsidR="00512974" w:rsidRPr="008A292A">
        <w:rPr>
          <w:rFonts w:ascii="Times New Roman" w:hAnsi="Times New Roman" w:cs="Times New Roman"/>
          <w:color w:val="000000"/>
        </w:rPr>
        <w:t xml:space="preserve">population genetic </w:t>
      </w:r>
      <w:r w:rsidRPr="008A292A">
        <w:rPr>
          <w:rFonts w:ascii="Times New Roman" w:hAnsi="Times New Roman" w:cs="Times New Roman"/>
          <w:color w:val="000000"/>
        </w:rPr>
        <w:t xml:space="preserve">data </w:t>
      </w:r>
      <w:r w:rsidR="00A35831" w:rsidRPr="008A292A">
        <w:rPr>
          <w:rFonts w:ascii="Times New Roman" w:hAnsi="Times New Roman" w:cs="Times New Roman"/>
          <w:color w:val="000000"/>
        </w:rPr>
        <w:t>suggest</w:t>
      </w:r>
      <w:r w:rsidRPr="008A292A">
        <w:rPr>
          <w:rFonts w:ascii="Times New Roman" w:hAnsi="Times New Roman" w:cs="Times New Roman"/>
          <w:color w:val="000000"/>
        </w:rPr>
        <w:t xml:space="preserve"> that the monarch’s recent global range expansion happened in a serial stepwise fashion (Pierce et al. 2014</w:t>
      </w:r>
      <w:r w:rsidR="0002009C" w:rsidRPr="008A292A">
        <w:rPr>
          <w:rFonts w:ascii="Times New Roman" w:hAnsi="Times New Roman" w:cs="Times New Roman"/>
          <w:color w:val="000000"/>
        </w:rPr>
        <w:t>a</w:t>
      </w:r>
      <w:r w:rsidR="00E302B1" w:rsidRPr="008A292A">
        <w:rPr>
          <w:rFonts w:ascii="Times New Roman" w:hAnsi="Times New Roman" w:cs="Times New Roman"/>
          <w:color w:val="000000"/>
        </w:rPr>
        <w:t>, Zhan et al. 2014</w:t>
      </w:r>
      <w:r w:rsidR="00A35831" w:rsidRPr="008A292A">
        <w:rPr>
          <w:rFonts w:ascii="Times New Roman" w:hAnsi="Times New Roman" w:cs="Times New Roman"/>
          <w:color w:val="000000"/>
        </w:rPr>
        <w:t>). Serial expansion is indicative</w:t>
      </w:r>
      <w:r w:rsidRPr="008A292A">
        <w:rPr>
          <w:rFonts w:ascii="Times New Roman" w:hAnsi="Times New Roman" w:cs="Times New Roman"/>
          <w:color w:val="000000"/>
        </w:rPr>
        <w:t xml:space="preserve"> of natural expansion</w:t>
      </w:r>
      <w:r w:rsidR="00A35831" w:rsidRPr="008A292A">
        <w:rPr>
          <w:rFonts w:ascii="Times New Roman" w:hAnsi="Times New Roman" w:cs="Times New Roman"/>
          <w:color w:val="000000"/>
        </w:rPr>
        <w:t xml:space="preserve"> wave</w:t>
      </w:r>
      <w:r w:rsidRPr="008A292A">
        <w:rPr>
          <w:rFonts w:ascii="Times New Roman" w:hAnsi="Times New Roman" w:cs="Times New Roman"/>
          <w:color w:val="000000"/>
        </w:rPr>
        <w:t xml:space="preserve">, rather than </w:t>
      </w:r>
      <w:r w:rsidR="00E302B1" w:rsidRPr="008A292A">
        <w:rPr>
          <w:rFonts w:ascii="Times New Roman" w:hAnsi="Times New Roman" w:cs="Times New Roman"/>
          <w:color w:val="000000"/>
        </w:rPr>
        <w:t xml:space="preserve">a series of </w:t>
      </w:r>
      <w:r w:rsidR="00A35831" w:rsidRPr="008A292A">
        <w:rPr>
          <w:rFonts w:ascii="Times New Roman" w:hAnsi="Times New Roman" w:cs="Times New Roman"/>
          <w:color w:val="000000"/>
        </w:rPr>
        <w:t xml:space="preserve">independent and </w:t>
      </w:r>
      <w:r w:rsidR="00E302B1" w:rsidRPr="008A292A">
        <w:rPr>
          <w:rFonts w:ascii="Times New Roman" w:hAnsi="Times New Roman" w:cs="Times New Roman"/>
          <w:color w:val="000000"/>
        </w:rPr>
        <w:t>deliberate</w:t>
      </w:r>
      <w:r w:rsidRPr="008A292A">
        <w:rPr>
          <w:rFonts w:ascii="Times New Roman" w:hAnsi="Times New Roman" w:cs="Times New Roman"/>
          <w:color w:val="000000"/>
        </w:rPr>
        <w:t xml:space="preserve"> human introductions</w:t>
      </w:r>
      <w:r w:rsidR="00A35831" w:rsidRPr="008A292A">
        <w:rPr>
          <w:rFonts w:ascii="Times New Roman" w:hAnsi="Times New Roman" w:cs="Times New Roman"/>
          <w:color w:val="000000"/>
        </w:rPr>
        <w:t>, as suggested by Zalucki and Clarke (2004)</w:t>
      </w:r>
      <w:r w:rsidRPr="008A292A">
        <w:rPr>
          <w:rFonts w:ascii="Times New Roman" w:hAnsi="Times New Roman" w:cs="Times New Roman"/>
          <w:color w:val="000000"/>
        </w:rPr>
        <w:t>.</w:t>
      </w:r>
      <w:r w:rsidR="00A35831" w:rsidRPr="008A292A">
        <w:rPr>
          <w:rFonts w:ascii="Times New Roman" w:hAnsi="Times New Roman" w:cs="Times New Roman"/>
          <w:color w:val="000000"/>
        </w:rPr>
        <w:t xml:space="preserve"> </w:t>
      </w:r>
      <w:r w:rsidR="00512974" w:rsidRPr="008A292A">
        <w:rPr>
          <w:rFonts w:ascii="Times New Roman" w:hAnsi="Times New Roman" w:cs="Times New Roman"/>
          <w:color w:val="000000"/>
        </w:rPr>
        <w:t>Still, there are a number of unsampled populations in the Pacific that might improve our understanding of establishment timing and direction.</w:t>
      </w:r>
    </w:p>
    <w:p w14:paraId="5676384C" w14:textId="3FF421C4" w:rsidR="00512974" w:rsidRPr="008A292A" w:rsidRDefault="00512974" w:rsidP="00625A53">
      <w:pPr>
        <w:ind w:firstLine="720"/>
        <w:jc w:val="both"/>
        <w:rPr>
          <w:rFonts w:ascii="Times New Roman" w:hAnsi="Times New Roman" w:cs="Times New Roman"/>
          <w:color w:val="000000"/>
        </w:rPr>
      </w:pPr>
      <w:r w:rsidRPr="008A292A">
        <w:rPr>
          <w:rFonts w:ascii="Times New Roman" w:hAnsi="Times New Roman" w:cs="Times New Roman"/>
          <w:color w:val="000000"/>
        </w:rPr>
        <w:t xml:space="preserve">Finally, in contrast to their migratory North American ancestors, nearly all Pacific island populations have become fully sedentary, year-round breeding populations. Little is known about how this contemporary loss of migration has affected fine-scale patterns of population differentiation in monarchs. One study </w:t>
      </w:r>
      <w:r w:rsidR="006A1B71" w:rsidRPr="008A292A">
        <w:rPr>
          <w:rFonts w:ascii="Times New Roman" w:hAnsi="Times New Roman" w:cs="Times New Roman"/>
          <w:color w:val="000000"/>
        </w:rPr>
        <w:t>has</w:t>
      </w:r>
      <w:r w:rsidRPr="008A292A">
        <w:rPr>
          <w:rFonts w:ascii="Times New Roman" w:hAnsi="Times New Roman" w:cs="Times New Roman"/>
          <w:color w:val="000000"/>
        </w:rPr>
        <w:t xml:space="preserve"> addressed this question: Pierce et al. (2014b) </w:t>
      </w:r>
      <w:r w:rsidR="006A1B71" w:rsidRPr="008A292A">
        <w:rPr>
          <w:rFonts w:ascii="Times New Roman" w:hAnsi="Times New Roman" w:cs="Times New Roman"/>
          <w:color w:val="000000"/>
        </w:rPr>
        <w:t xml:space="preserve">used </w:t>
      </w:r>
      <w:r w:rsidR="008C2E8F" w:rsidRPr="008A292A">
        <w:rPr>
          <w:rFonts w:ascii="Times New Roman" w:hAnsi="Times New Roman" w:cs="Times New Roman"/>
          <w:color w:val="000000"/>
        </w:rPr>
        <w:t>microsatellite markers</w:t>
      </w:r>
      <w:r w:rsidR="006A1B71" w:rsidRPr="008A292A">
        <w:rPr>
          <w:rFonts w:ascii="Times New Roman" w:hAnsi="Times New Roman" w:cs="Times New Roman"/>
          <w:color w:val="000000"/>
        </w:rPr>
        <w:t xml:space="preserve"> and </w:t>
      </w:r>
      <w:r w:rsidRPr="008A292A">
        <w:rPr>
          <w:rFonts w:ascii="Times New Roman" w:hAnsi="Times New Roman" w:cs="Times New Roman"/>
          <w:color w:val="000000"/>
        </w:rPr>
        <w:t xml:space="preserve">showed that monarchs from Hawaii </w:t>
      </w:r>
      <w:r w:rsidR="006A1B71" w:rsidRPr="008A292A">
        <w:rPr>
          <w:rFonts w:ascii="Times New Roman" w:hAnsi="Times New Roman" w:cs="Times New Roman"/>
          <w:color w:val="000000"/>
        </w:rPr>
        <w:t>show</w:t>
      </w:r>
      <w:r w:rsidRPr="008A292A">
        <w:rPr>
          <w:rFonts w:ascii="Times New Roman" w:hAnsi="Times New Roman" w:cs="Times New Roman"/>
          <w:color w:val="000000"/>
        </w:rPr>
        <w:t xml:space="preserve"> little differentiation among islands. However, the conclusions of this study were based on only 11 variable loci from one</w:t>
      </w:r>
      <w:r w:rsidR="006A1B71" w:rsidRPr="008A292A">
        <w:rPr>
          <w:rFonts w:ascii="Times New Roman" w:hAnsi="Times New Roman" w:cs="Times New Roman"/>
          <w:color w:val="000000"/>
        </w:rPr>
        <w:t xml:space="preserve"> island group. Thus, the degree to which loss of migration shapes fine-scale patterns of population differentiation remains unresolved.</w:t>
      </w:r>
    </w:p>
    <w:p w14:paraId="105A9141" w14:textId="77777777" w:rsidR="00E302B1" w:rsidRPr="008A292A" w:rsidRDefault="00E85F07" w:rsidP="00625A53">
      <w:pPr>
        <w:ind w:firstLine="720"/>
        <w:jc w:val="both"/>
        <w:rPr>
          <w:rFonts w:ascii="Times New Roman" w:hAnsi="Times New Roman" w:cs="Times New Roman"/>
          <w:color w:val="000000"/>
        </w:rPr>
      </w:pPr>
      <w:r w:rsidRPr="008A292A">
        <w:rPr>
          <w:rFonts w:ascii="Times New Roman" w:hAnsi="Times New Roman" w:cs="Times New Roman"/>
          <w:color w:val="000000"/>
        </w:rPr>
        <w:t>In this study, we use reduced-representation whole genome sequencing across a samp</w:t>
      </w:r>
      <w:r w:rsidR="00E302B1" w:rsidRPr="008A292A">
        <w:rPr>
          <w:rFonts w:ascii="Times New Roman" w:hAnsi="Times New Roman" w:cs="Times New Roman"/>
          <w:color w:val="000000"/>
        </w:rPr>
        <w:t xml:space="preserve">le of approximately </w:t>
      </w:r>
      <w:r w:rsidR="00512974" w:rsidRPr="008A292A">
        <w:rPr>
          <w:rFonts w:ascii="Times New Roman" w:hAnsi="Times New Roman" w:cs="Times New Roman"/>
          <w:color w:val="000000"/>
        </w:rPr>
        <w:t>280</w:t>
      </w:r>
      <w:r w:rsidR="00E302B1" w:rsidRPr="008A292A">
        <w:rPr>
          <w:rFonts w:ascii="Times New Roman" w:hAnsi="Times New Roman" w:cs="Times New Roman"/>
          <w:color w:val="000000"/>
        </w:rPr>
        <w:t xml:space="preserve"> monarch butterflies</w:t>
      </w:r>
      <w:r w:rsidR="006A1B71" w:rsidRPr="008A292A">
        <w:rPr>
          <w:rFonts w:ascii="Times New Roman" w:hAnsi="Times New Roman" w:cs="Times New Roman"/>
          <w:color w:val="000000"/>
        </w:rPr>
        <w:t xml:space="preserve"> to understand </w:t>
      </w:r>
      <w:r w:rsidR="00D7319C" w:rsidRPr="008A292A">
        <w:rPr>
          <w:rFonts w:ascii="Times New Roman" w:hAnsi="Times New Roman" w:cs="Times New Roman"/>
          <w:color w:val="000000"/>
        </w:rPr>
        <w:t xml:space="preserve">(1) </w:t>
      </w:r>
      <w:r w:rsidR="006A1B71" w:rsidRPr="008A292A">
        <w:rPr>
          <w:rFonts w:ascii="Times New Roman" w:hAnsi="Times New Roman" w:cs="Times New Roman"/>
          <w:color w:val="000000"/>
        </w:rPr>
        <w:t>patterns of relatedness among Pacific</w:t>
      </w:r>
      <w:r w:rsidR="00D7319C" w:rsidRPr="008A292A">
        <w:rPr>
          <w:rFonts w:ascii="Times New Roman" w:hAnsi="Times New Roman" w:cs="Times New Roman"/>
          <w:color w:val="000000"/>
        </w:rPr>
        <w:t xml:space="preserve"> and North American</w:t>
      </w:r>
      <w:r w:rsidR="006A1B71" w:rsidRPr="008A292A">
        <w:rPr>
          <w:rFonts w:ascii="Times New Roman" w:hAnsi="Times New Roman" w:cs="Times New Roman"/>
          <w:color w:val="000000"/>
        </w:rPr>
        <w:t xml:space="preserve"> populations, </w:t>
      </w:r>
      <w:r w:rsidR="00D7319C" w:rsidRPr="008A292A">
        <w:rPr>
          <w:rFonts w:ascii="Times New Roman" w:hAnsi="Times New Roman" w:cs="Times New Roman"/>
          <w:color w:val="000000"/>
        </w:rPr>
        <w:t xml:space="preserve">(2) </w:t>
      </w:r>
      <w:r w:rsidR="006A1B71" w:rsidRPr="008A292A">
        <w:rPr>
          <w:rFonts w:ascii="Times New Roman" w:hAnsi="Times New Roman" w:cs="Times New Roman"/>
          <w:color w:val="000000"/>
        </w:rPr>
        <w:t>expansion timing</w:t>
      </w:r>
      <w:r w:rsidR="00D7319C" w:rsidRPr="008A292A">
        <w:rPr>
          <w:rFonts w:ascii="Times New Roman" w:hAnsi="Times New Roman" w:cs="Times New Roman"/>
          <w:color w:val="000000"/>
        </w:rPr>
        <w:t xml:space="preserve"> and amount of ongoing gene flow from North America</w:t>
      </w:r>
      <w:r w:rsidR="006A1B71" w:rsidRPr="008A292A">
        <w:rPr>
          <w:rFonts w:ascii="Times New Roman" w:hAnsi="Times New Roman" w:cs="Times New Roman"/>
          <w:color w:val="000000"/>
        </w:rPr>
        <w:t xml:space="preserve">, and </w:t>
      </w:r>
      <w:r w:rsidR="00D7319C" w:rsidRPr="008A292A">
        <w:rPr>
          <w:rFonts w:ascii="Times New Roman" w:hAnsi="Times New Roman" w:cs="Times New Roman"/>
          <w:color w:val="000000"/>
        </w:rPr>
        <w:t xml:space="preserve">(3) </w:t>
      </w:r>
      <w:r w:rsidR="006A1B71" w:rsidRPr="008A292A">
        <w:rPr>
          <w:rFonts w:ascii="Times New Roman" w:hAnsi="Times New Roman" w:cs="Times New Roman"/>
          <w:color w:val="000000"/>
        </w:rPr>
        <w:t>genetic differentiation within expansion populations</w:t>
      </w:r>
      <w:r w:rsidRPr="008A292A">
        <w:rPr>
          <w:rFonts w:ascii="Times New Roman" w:hAnsi="Times New Roman" w:cs="Times New Roman"/>
          <w:color w:val="000000"/>
        </w:rPr>
        <w:t xml:space="preserve">. Our dataset </w:t>
      </w:r>
      <w:r w:rsidR="00E302B1" w:rsidRPr="008A292A">
        <w:rPr>
          <w:rFonts w:ascii="Times New Roman" w:hAnsi="Times New Roman" w:cs="Times New Roman"/>
          <w:color w:val="000000"/>
        </w:rPr>
        <w:t>contains</w:t>
      </w:r>
      <w:r w:rsidRPr="008A292A">
        <w:rPr>
          <w:rFonts w:ascii="Times New Roman" w:hAnsi="Times New Roman" w:cs="Times New Roman"/>
          <w:color w:val="000000"/>
        </w:rPr>
        <w:t xml:space="preserve"> tens of thousands of variable sites from monarchs in the ancestral North American population and many Pacific Island populations, including a number of previously unsampled locations: the Mariana Islands (Guam, Rota, and Saipan) and Norfolk Island. We find support for a stepwise pattern of dispersal across the Pacific, but with a previously uncharacterized westward expansion from Hawaii into the Marian</w:t>
      </w:r>
      <w:r w:rsidR="00E302B1" w:rsidRPr="008A292A">
        <w:rPr>
          <w:rFonts w:ascii="Times New Roman" w:hAnsi="Times New Roman" w:cs="Times New Roman"/>
          <w:color w:val="000000"/>
        </w:rPr>
        <w:t>a</w:t>
      </w:r>
      <w:r w:rsidRPr="008A292A">
        <w:rPr>
          <w:rFonts w:ascii="Times New Roman" w:hAnsi="Times New Roman" w:cs="Times New Roman"/>
          <w:color w:val="000000"/>
        </w:rPr>
        <w:t xml:space="preserve"> Islands. </w:t>
      </w:r>
      <w:r w:rsidR="009E3CBB" w:rsidRPr="008A292A">
        <w:rPr>
          <w:rFonts w:ascii="Times New Roman" w:hAnsi="Times New Roman" w:cs="Times New Roman"/>
          <w:color w:val="000000"/>
        </w:rPr>
        <w:t xml:space="preserve">Estimates for the timing of the monarch’s </w:t>
      </w:r>
      <w:r w:rsidR="009E3CBB" w:rsidRPr="008A292A">
        <w:rPr>
          <w:rFonts w:ascii="Times New Roman" w:hAnsi="Times New Roman" w:cs="Times New Roman"/>
          <w:color w:val="000000"/>
        </w:rPr>
        <w:lastRenderedPageBreak/>
        <w:t xml:space="preserve">establishment in the Pacific </w:t>
      </w:r>
      <w:r w:rsidR="00E302B1" w:rsidRPr="008A292A">
        <w:rPr>
          <w:rFonts w:ascii="Times New Roman" w:hAnsi="Times New Roman" w:cs="Times New Roman"/>
          <w:color w:val="000000"/>
        </w:rPr>
        <w:t>are concordant with a</w:t>
      </w:r>
      <w:r w:rsidR="009E3CBB" w:rsidRPr="008A292A">
        <w:rPr>
          <w:rFonts w:ascii="Times New Roman" w:hAnsi="Times New Roman" w:cs="Times New Roman"/>
          <w:color w:val="000000"/>
        </w:rPr>
        <w:t xml:space="preserve"> recent expansion, but with high uncertainty around the precise timing</w:t>
      </w:r>
      <w:r w:rsidR="00E302B1" w:rsidRPr="008A292A">
        <w:rPr>
          <w:rFonts w:ascii="Times New Roman" w:hAnsi="Times New Roman" w:cs="Times New Roman"/>
          <w:color w:val="000000"/>
        </w:rPr>
        <w:t xml:space="preserve"> of this event</w:t>
      </w:r>
      <w:r w:rsidR="009E3CBB" w:rsidRPr="008A292A">
        <w:rPr>
          <w:rFonts w:ascii="Times New Roman" w:hAnsi="Times New Roman" w:cs="Times New Roman"/>
          <w:color w:val="000000"/>
        </w:rPr>
        <w:t xml:space="preserve">. Gene flow from North America to Hawaii appears to be unidirectional, with low levels of ongoing North </w:t>
      </w:r>
      <w:r w:rsidR="006A1B71" w:rsidRPr="008A292A">
        <w:rPr>
          <w:rFonts w:ascii="Times New Roman" w:hAnsi="Times New Roman" w:cs="Times New Roman"/>
          <w:color w:val="000000"/>
        </w:rPr>
        <w:t>America to</w:t>
      </w:r>
      <w:r w:rsidR="009E3CBB" w:rsidRPr="008A292A">
        <w:rPr>
          <w:rFonts w:ascii="Times New Roman" w:hAnsi="Times New Roman" w:cs="Times New Roman"/>
          <w:color w:val="000000"/>
        </w:rPr>
        <w:t xml:space="preserve"> Hawaii gene flow. </w:t>
      </w:r>
      <w:r w:rsidR="005A227C" w:rsidRPr="008A292A">
        <w:rPr>
          <w:rFonts w:ascii="Times New Roman" w:hAnsi="Times New Roman" w:cs="Times New Roman"/>
          <w:color w:val="000000"/>
        </w:rPr>
        <w:t xml:space="preserve">Monarchs </w:t>
      </w:r>
      <w:r w:rsidR="009E3CBB" w:rsidRPr="008A292A">
        <w:rPr>
          <w:rFonts w:ascii="Times New Roman" w:hAnsi="Times New Roman" w:cs="Times New Roman"/>
          <w:color w:val="000000"/>
        </w:rPr>
        <w:t xml:space="preserve">within the Mariana Islands show strong patterns of </w:t>
      </w:r>
      <w:r w:rsidR="006A1B71" w:rsidRPr="008A292A">
        <w:rPr>
          <w:rFonts w:ascii="Times New Roman" w:hAnsi="Times New Roman" w:cs="Times New Roman"/>
          <w:color w:val="000000"/>
        </w:rPr>
        <w:t>differentiation</w:t>
      </w:r>
      <w:r w:rsidR="009E3CBB" w:rsidRPr="008A292A">
        <w:rPr>
          <w:rFonts w:ascii="Times New Roman" w:hAnsi="Times New Roman" w:cs="Times New Roman"/>
          <w:color w:val="000000"/>
        </w:rPr>
        <w:t xml:space="preserve"> despite being in </w:t>
      </w:r>
      <w:r w:rsidR="00E302B1" w:rsidRPr="008A292A">
        <w:rPr>
          <w:rFonts w:ascii="Times New Roman" w:hAnsi="Times New Roman" w:cs="Times New Roman"/>
          <w:color w:val="000000"/>
        </w:rPr>
        <w:t xml:space="preserve">extremely </w:t>
      </w:r>
      <w:r w:rsidR="009E3CBB" w:rsidRPr="008A292A">
        <w:rPr>
          <w:rFonts w:ascii="Times New Roman" w:hAnsi="Times New Roman" w:cs="Times New Roman"/>
          <w:color w:val="000000"/>
        </w:rPr>
        <w:t xml:space="preserve">close proximity; by contrast, migratory North American samples form a single panmictic sample across the entire continent. </w:t>
      </w:r>
      <w:r w:rsidR="00E302B1" w:rsidRPr="008A292A">
        <w:rPr>
          <w:rFonts w:ascii="Times New Roman" w:hAnsi="Times New Roman" w:cs="Times New Roman"/>
          <w:color w:val="000000"/>
        </w:rPr>
        <w:t xml:space="preserve">Together, our data argue in favor </w:t>
      </w:r>
      <w:r w:rsidR="005A227C" w:rsidRPr="008A292A">
        <w:rPr>
          <w:rFonts w:ascii="Times New Roman" w:hAnsi="Times New Roman" w:cs="Times New Roman"/>
          <w:color w:val="000000"/>
        </w:rPr>
        <w:t xml:space="preserve">of deferring to historical records to infer the history of the monarch’s range expansion and also provide a fascinating example of how migratory status can influence patterns of </w:t>
      </w:r>
      <w:r w:rsidR="006A1B71" w:rsidRPr="008A292A">
        <w:rPr>
          <w:rFonts w:ascii="Times New Roman" w:hAnsi="Times New Roman" w:cs="Times New Roman"/>
          <w:color w:val="000000"/>
        </w:rPr>
        <w:t>genetic isolation.</w:t>
      </w:r>
    </w:p>
    <w:p w14:paraId="60EC882B" w14:textId="77777777" w:rsidR="008C2E8F" w:rsidRPr="008A292A" w:rsidRDefault="008C2E8F" w:rsidP="00625A53">
      <w:pPr>
        <w:pBdr>
          <w:bottom w:val="double" w:sz="6" w:space="1" w:color="auto"/>
        </w:pBdr>
        <w:ind w:firstLine="720"/>
        <w:jc w:val="both"/>
        <w:rPr>
          <w:rFonts w:ascii="Times New Roman" w:hAnsi="Times New Roman" w:cs="Times New Roman"/>
          <w:color w:val="000000"/>
        </w:rPr>
      </w:pPr>
    </w:p>
    <w:p w14:paraId="7D8335B0" w14:textId="77777777" w:rsidR="00E302B1" w:rsidRPr="008A292A" w:rsidRDefault="00E302B1" w:rsidP="00625A53">
      <w:pPr>
        <w:ind w:firstLine="720"/>
        <w:jc w:val="both"/>
        <w:rPr>
          <w:rFonts w:ascii="Times New Roman" w:hAnsi="Times New Roman" w:cs="Times New Roman"/>
          <w:color w:val="000000"/>
        </w:rPr>
      </w:pPr>
    </w:p>
    <w:p w14:paraId="2DAFA14B" w14:textId="77777777" w:rsidR="00E302B1" w:rsidRPr="008A292A" w:rsidRDefault="00E302B1" w:rsidP="00E302B1">
      <w:pPr>
        <w:jc w:val="center"/>
        <w:rPr>
          <w:rFonts w:ascii="Times New Roman" w:hAnsi="Times New Roman" w:cs="Times New Roman"/>
          <w:b/>
          <w:color w:val="000000"/>
          <w:u w:val="single"/>
        </w:rPr>
      </w:pPr>
      <w:r w:rsidRPr="008A292A">
        <w:rPr>
          <w:rFonts w:ascii="Times New Roman" w:hAnsi="Times New Roman" w:cs="Times New Roman"/>
          <w:b/>
          <w:color w:val="000000"/>
          <w:u w:val="single"/>
        </w:rPr>
        <w:t>Methods</w:t>
      </w:r>
    </w:p>
    <w:p w14:paraId="45CB7391" w14:textId="77777777" w:rsidR="00E302B1" w:rsidRPr="008A292A" w:rsidRDefault="00E302B1" w:rsidP="00E302B1">
      <w:pPr>
        <w:jc w:val="center"/>
        <w:rPr>
          <w:rFonts w:ascii="Times New Roman" w:hAnsi="Times New Roman" w:cs="Times New Roman"/>
          <w:color w:val="000000"/>
        </w:rPr>
      </w:pPr>
    </w:p>
    <w:p w14:paraId="291D59CB" w14:textId="77777777" w:rsidR="00E302B1" w:rsidRPr="008A292A" w:rsidRDefault="00E302B1" w:rsidP="00E302B1">
      <w:pPr>
        <w:jc w:val="center"/>
        <w:rPr>
          <w:rFonts w:ascii="Times New Roman" w:hAnsi="Times New Roman" w:cs="Times New Roman"/>
          <w:i/>
          <w:color w:val="000000"/>
        </w:rPr>
      </w:pPr>
      <w:r w:rsidRPr="008A292A">
        <w:rPr>
          <w:rFonts w:ascii="Times New Roman" w:hAnsi="Times New Roman" w:cs="Times New Roman"/>
          <w:i/>
          <w:color w:val="000000"/>
        </w:rPr>
        <w:t xml:space="preserve">Sample </w:t>
      </w:r>
      <w:r w:rsidR="000867B1" w:rsidRPr="008A292A">
        <w:rPr>
          <w:rFonts w:ascii="Times New Roman" w:hAnsi="Times New Roman" w:cs="Times New Roman"/>
          <w:i/>
          <w:color w:val="000000"/>
        </w:rPr>
        <w:t>c</w:t>
      </w:r>
      <w:r w:rsidRPr="008A292A">
        <w:rPr>
          <w:rFonts w:ascii="Times New Roman" w:hAnsi="Times New Roman" w:cs="Times New Roman"/>
          <w:i/>
          <w:color w:val="000000"/>
        </w:rPr>
        <w:t>ollection</w:t>
      </w:r>
      <w:r w:rsidR="000867B1" w:rsidRPr="008A292A">
        <w:rPr>
          <w:rFonts w:ascii="Times New Roman" w:hAnsi="Times New Roman" w:cs="Times New Roman"/>
          <w:i/>
          <w:color w:val="000000"/>
        </w:rPr>
        <w:t xml:space="preserve"> and storage</w:t>
      </w:r>
    </w:p>
    <w:p w14:paraId="660A8B99" w14:textId="77777777" w:rsidR="00E302B1" w:rsidRPr="008A292A" w:rsidRDefault="00E302B1" w:rsidP="00E302B1">
      <w:pPr>
        <w:jc w:val="center"/>
        <w:rPr>
          <w:rFonts w:ascii="Times New Roman" w:hAnsi="Times New Roman" w:cs="Times New Roman"/>
          <w:i/>
          <w:color w:val="000000"/>
        </w:rPr>
      </w:pPr>
    </w:p>
    <w:p w14:paraId="3D9A5808" w14:textId="7D3887DE" w:rsidR="00E302B1" w:rsidRPr="008A292A" w:rsidRDefault="00E302B1" w:rsidP="00E302B1">
      <w:pPr>
        <w:jc w:val="both"/>
        <w:rPr>
          <w:rFonts w:ascii="Times New Roman" w:hAnsi="Times New Roman" w:cs="Times New Roman"/>
          <w:color w:val="000000"/>
        </w:rPr>
      </w:pPr>
      <w:r w:rsidRPr="008A292A">
        <w:rPr>
          <w:rFonts w:ascii="Times New Roman" w:hAnsi="Times New Roman" w:cs="Times New Roman"/>
          <w:color w:val="000000"/>
        </w:rPr>
        <w:tab/>
        <w:t xml:space="preserve">Monarchs were collected as either larvae or adult butterflies from locations around the world between 1990 – 2017. When possible, </w:t>
      </w:r>
      <w:r w:rsidR="000F0C5E" w:rsidRPr="008A292A">
        <w:rPr>
          <w:rFonts w:ascii="Times New Roman" w:hAnsi="Times New Roman" w:cs="Times New Roman"/>
          <w:color w:val="000000"/>
        </w:rPr>
        <w:t xml:space="preserve">monarchs were collected over as broad of a spatial and temporal window as possible to minimize the chances of sampling full or half sibs. </w:t>
      </w:r>
      <w:r w:rsidR="000867B1" w:rsidRPr="008A292A">
        <w:rPr>
          <w:rFonts w:ascii="Times New Roman" w:hAnsi="Times New Roman" w:cs="Times New Roman"/>
          <w:color w:val="000000"/>
        </w:rPr>
        <w:t>Monarchs were stored in ethanol and keep either at room temperature or -20C freezers</w:t>
      </w:r>
      <w:r w:rsidR="009B265E" w:rsidRPr="008A292A">
        <w:rPr>
          <w:rFonts w:ascii="Times New Roman" w:hAnsi="Times New Roman" w:cs="Times New Roman"/>
          <w:color w:val="000000"/>
        </w:rPr>
        <w:t xml:space="preserve"> prior to DNA extraction</w:t>
      </w:r>
      <w:r w:rsidR="000867B1" w:rsidRPr="008A292A">
        <w:rPr>
          <w:rFonts w:ascii="Times New Roman" w:hAnsi="Times New Roman" w:cs="Times New Roman"/>
          <w:color w:val="000000"/>
        </w:rPr>
        <w:t xml:space="preserve">. </w:t>
      </w:r>
      <w:r w:rsidR="000F0C5E" w:rsidRPr="008A292A">
        <w:rPr>
          <w:rFonts w:ascii="Times New Roman" w:hAnsi="Times New Roman" w:cs="Times New Roman"/>
          <w:color w:val="000000"/>
        </w:rPr>
        <w:t xml:space="preserve">For a summary of monarchs included in our sequencing, see </w:t>
      </w:r>
      <w:r w:rsidR="00EF22AE" w:rsidRPr="008A292A">
        <w:rPr>
          <w:rFonts w:ascii="Times New Roman" w:hAnsi="Times New Roman" w:cs="Times New Roman"/>
          <w:color w:val="000000"/>
        </w:rPr>
        <w:t xml:space="preserve">Figure 1 and </w:t>
      </w:r>
      <w:r w:rsidR="000F0C5E" w:rsidRPr="008A292A">
        <w:rPr>
          <w:rFonts w:ascii="Times New Roman" w:hAnsi="Times New Roman" w:cs="Times New Roman"/>
          <w:color w:val="000000"/>
        </w:rPr>
        <w:t>Table S1.</w:t>
      </w:r>
    </w:p>
    <w:p w14:paraId="652FF083" w14:textId="77777777" w:rsidR="000867B1" w:rsidRPr="008A292A" w:rsidRDefault="000867B1" w:rsidP="00E302B1">
      <w:pPr>
        <w:jc w:val="both"/>
        <w:rPr>
          <w:rFonts w:ascii="Times New Roman" w:hAnsi="Times New Roman" w:cs="Times New Roman"/>
          <w:color w:val="000000"/>
        </w:rPr>
      </w:pPr>
    </w:p>
    <w:p w14:paraId="3CA85E35" w14:textId="76EFA500" w:rsidR="003800D0" w:rsidRPr="008A292A" w:rsidRDefault="00E70B1E" w:rsidP="003800D0">
      <w:pPr>
        <w:jc w:val="center"/>
        <w:rPr>
          <w:rFonts w:ascii="Times New Roman" w:hAnsi="Times New Roman" w:cs="Times New Roman"/>
          <w:i/>
          <w:color w:val="000000"/>
        </w:rPr>
      </w:pPr>
      <w:r w:rsidRPr="008A292A">
        <w:rPr>
          <w:rFonts w:ascii="Times New Roman" w:hAnsi="Times New Roman" w:cs="Times New Roman"/>
          <w:i/>
          <w:color w:val="000000"/>
        </w:rPr>
        <w:t>Sample preparation</w:t>
      </w:r>
      <w:r w:rsidR="00F81228" w:rsidRPr="008A292A">
        <w:rPr>
          <w:rFonts w:ascii="Times New Roman" w:hAnsi="Times New Roman" w:cs="Times New Roman"/>
          <w:i/>
          <w:color w:val="000000"/>
        </w:rPr>
        <w:t xml:space="preserve"> and sequencing</w:t>
      </w:r>
    </w:p>
    <w:p w14:paraId="4ED31B8D" w14:textId="77777777" w:rsidR="00F81228" w:rsidRPr="008A292A" w:rsidRDefault="00F81228" w:rsidP="003800D0">
      <w:pPr>
        <w:jc w:val="center"/>
        <w:rPr>
          <w:rFonts w:ascii="Times New Roman" w:hAnsi="Times New Roman" w:cs="Times New Roman"/>
          <w:i/>
          <w:color w:val="000000"/>
        </w:rPr>
      </w:pPr>
    </w:p>
    <w:p w14:paraId="445A4592" w14:textId="562BDA30" w:rsidR="00F81228" w:rsidRPr="008A292A" w:rsidRDefault="003800D0" w:rsidP="003800D0">
      <w:pPr>
        <w:rPr>
          <w:rFonts w:ascii="Times New Roman" w:hAnsi="Times New Roman" w:cs="Times New Roman"/>
          <w:iCs/>
          <w:color w:val="000000"/>
        </w:rPr>
      </w:pPr>
      <w:r w:rsidRPr="008A292A">
        <w:rPr>
          <w:rFonts w:ascii="Times New Roman" w:hAnsi="Times New Roman" w:cs="Times New Roman"/>
          <w:i/>
          <w:color w:val="000000"/>
        </w:rPr>
        <w:tab/>
      </w:r>
      <w:r w:rsidRPr="008A292A">
        <w:rPr>
          <w:rFonts w:ascii="Times New Roman" w:hAnsi="Times New Roman" w:cs="Times New Roman"/>
          <w:iCs/>
          <w:color w:val="000000"/>
        </w:rPr>
        <w:t>DNA was extracted from samples using a magnetic bead-based protocol</w:t>
      </w:r>
      <w:r w:rsidR="00F81228" w:rsidRPr="008A292A">
        <w:rPr>
          <w:rFonts w:ascii="Times New Roman" w:hAnsi="Times New Roman" w:cs="Times New Roman"/>
          <w:iCs/>
          <w:color w:val="000000"/>
        </w:rPr>
        <w:t xml:space="preserve"> (Ali et al 2016) and quantified using Quant-</w:t>
      </w:r>
      <w:proofErr w:type="spellStart"/>
      <w:r w:rsidR="00F81228" w:rsidRPr="008A292A">
        <w:rPr>
          <w:rFonts w:ascii="Times New Roman" w:hAnsi="Times New Roman" w:cs="Times New Roman"/>
          <w:iCs/>
          <w:color w:val="000000"/>
        </w:rPr>
        <w:t>iT</w:t>
      </w:r>
      <w:proofErr w:type="spellEnd"/>
      <w:r w:rsidR="00F81228" w:rsidRPr="008A292A">
        <w:rPr>
          <w:rFonts w:ascii="Times New Roman" w:hAnsi="Times New Roman" w:cs="Times New Roman"/>
          <w:iCs/>
          <w:color w:val="000000"/>
        </w:rPr>
        <w:t xml:space="preserve"> </w:t>
      </w:r>
      <w:proofErr w:type="spellStart"/>
      <w:r w:rsidR="00F81228" w:rsidRPr="008A292A">
        <w:rPr>
          <w:rFonts w:ascii="Times New Roman" w:hAnsi="Times New Roman" w:cs="Times New Roman"/>
          <w:iCs/>
          <w:color w:val="000000"/>
        </w:rPr>
        <w:t>PicoGreen</w:t>
      </w:r>
      <w:proofErr w:type="spellEnd"/>
      <w:r w:rsidR="00F81228" w:rsidRPr="008A292A">
        <w:rPr>
          <w:rFonts w:ascii="Times New Roman" w:hAnsi="Times New Roman" w:cs="Times New Roman"/>
          <w:iCs/>
          <w:color w:val="000000"/>
        </w:rPr>
        <w:t xml:space="preserve"> dsDNA Reagent (Thermo Fisher Scientific) on a FLx800 Fluorescence Reader (</w:t>
      </w:r>
      <w:proofErr w:type="spellStart"/>
      <w:r w:rsidR="00F81228" w:rsidRPr="008A292A">
        <w:rPr>
          <w:rFonts w:ascii="Times New Roman" w:hAnsi="Times New Roman" w:cs="Times New Roman"/>
          <w:iCs/>
          <w:color w:val="000000"/>
        </w:rPr>
        <w:t>BioTek</w:t>
      </w:r>
      <w:proofErr w:type="spellEnd"/>
      <w:r w:rsidR="00F81228" w:rsidRPr="008A292A">
        <w:rPr>
          <w:rFonts w:ascii="Times New Roman" w:hAnsi="Times New Roman" w:cs="Times New Roman"/>
          <w:iCs/>
          <w:color w:val="000000"/>
        </w:rPr>
        <w:t xml:space="preserve"> Instruments). Restriction Associated Digest (RAD) DNA libraries were then created using the Pst1 restriction enzyme according to Ali et al (2016) and sequenced using 100bp paired-end sequencing on an Illumina Hi-Seq 2500. </w:t>
      </w:r>
    </w:p>
    <w:p w14:paraId="22CE5701" w14:textId="77777777" w:rsidR="008C2E8F" w:rsidRPr="008A292A" w:rsidRDefault="008C2E8F" w:rsidP="00F81228">
      <w:pPr>
        <w:jc w:val="center"/>
        <w:rPr>
          <w:rFonts w:ascii="Times New Roman" w:hAnsi="Times New Roman" w:cs="Times New Roman"/>
          <w:color w:val="000000"/>
        </w:rPr>
      </w:pPr>
    </w:p>
    <w:p w14:paraId="496FB995" w14:textId="5E2F7639" w:rsidR="00F81228" w:rsidRPr="008A292A" w:rsidRDefault="00F81228" w:rsidP="00F81228">
      <w:pPr>
        <w:jc w:val="center"/>
        <w:rPr>
          <w:rFonts w:ascii="Times New Roman" w:hAnsi="Times New Roman" w:cs="Times New Roman"/>
          <w:i/>
          <w:color w:val="000000"/>
        </w:rPr>
      </w:pPr>
      <w:r w:rsidRPr="008A292A">
        <w:rPr>
          <w:rFonts w:ascii="Times New Roman" w:hAnsi="Times New Roman" w:cs="Times New Roman"/>
          <w:i/>
          <w:color w:val="000000"/>
        </w:rPr>
        <w:t>Sequence alignment, filtering, and genotype calling</w:t>
      </w:r>
    </w:p>
    <w:p w14:paraId="1C24BEA7" w14:textId="48B2D5B9" w:rsidR="00F81228" w:rsidRPr="008A292A" w:rsidRDefault="00F81228" w:rsidP="00F81228">
      <w:pPr>
        <w:rPr>
          <w:rFonts w:ascii="Times New Roman" w:hAnsi="Times New Roman" w:cs="Times New Roman"/>
          <w:iCs/>
          <w:color w:val="000000"/>
        </w:rPr>
      </w:pPr>
    </w:p>
    <w:p w14:paraId="0FBDF7DF" w14:textId="5BDFE4DE" w:rsidR="00F81228" w:rsidRPr="008A292A" w:rsidRDefault="00F81228" w:rsidP="00F81228">
      <w:pPr>
        <w:rPr>
          <w:rFonts w:ascii="Times New Roman" w:hAnsi="Times New Roman" w:cs="Times New Roman"/>
          <w:iCs/>
          <w:color w:val="000000"/>
        </w:rPr>
      </w:pPr>
      <w:r w:rsidRPr="008A292A">
        <w:rPr>
          <w:rFonts w:ascii="Times New Roman" w:hAnsi="Times New Roman" w:cs="Times New Roman"/>
          <w:iCs/>
          <w:color w:val="000000"/>
        </w:rPr>
        <w:tab/>
        <w:t xml:space="preserve">Raw sequence data was aligned to </w:t>
      </w:r>
      <w:r w:rsidR="00846222" w:rsidRPr="008A292A">
        <w:rPr>
          <w:rFonts w:ascii="Times New Roman" w:hAnsi="Times New Roman" w:cs="Times New Roman"/>
          <w:iCs/>
          <w:color w:val="000000"/>
        </w:rPr>
        <w:t xml:space="preserve">version 3 of the monarch butterfly genome assembly </w:t>
      </w:r>
      <w:r w:rsidR="00846222" w:rsidRPr="008A292A">
        <w:rPr>
          <w:rFonts w:ascii="Times New Roman" w:hAnsi="Times New Roman" w:cs="Times New Roman"/>
          <w:iCs/>
          <w:color w:val="000000"/>
        </w:rPr>
        <w:fldChar w:fldCharType="begin" w:fldLock="1"/>
      </w:r>
      <w:r w:rsidR="00846222" w:rsidRPr="008A292A">
        <w:rPr>
          <w:rFonts w:ascii="Times New Roman" w:hAnsi="Times New Roman" w:cs="Times New Roman"/>
          <w:iCs/>
          <w:color w:val="000000"/>
        </w:rPr>
        <w:instrText>ADDIN CSL_CITATION {"citationItems":[{"id":"ITEM-1","itemData":{"DOI":"10.1016/j.cell.2011.09.052","ISSN":"1097-4172","PMID":"22118469","abstract":"We present the draft 273 Mb genome of the migratory monarch butterfly (Danaus plexippus) and a set of 16,866 protein-coding genes. Orthology properties suggest that the Lepidoptera are the fastest evolving insect order yet examined. Compared to the silkmoth Bombyx mori, the monarch genome shares prominent similarity in orthology content, microsynteny, and protein family sizes. The monarch genome reveals a vertebrate-like opsin whose existence in insects is widespread; a full repertoire of molecular components for the monarch circadian clockwork; all members of the juvenile hormone biosynthetic pathway whose regulation shows unexpected sexual dimorphism; additional molecular signatures of oriented flight behavior; microRNAs that are differentially expressed between summer and migratory butterflies; monarch-specific expansions of chemoreceptors potentially important for long-distance migration; and a variant of the sodium/potassium pump that underlies a valuable chemical defense mechanism. The monarch genome enhances our ability to better understand the genetic and molecular basis of long-distance migration.","author":[{"dropping-particle":"","family":"Zhan","given":"Shuai","non-dropping-particle":"","parse-names":false,"suffix":""},{"dropping-particle":"","family":"Merlin","given":"Christine","non-dropping-particle":"","parse-names":false,"suffix":""},{"dropping-particle":"","family":"Boore","given":"Jeffrey L","non-dropping-particle":"","parse-names":false,"suffix":""},{"dropping-particle":"","family":"Reppert","given":"Steven M","non-dropping-particle":"","parse-names":false,"suffix":""}],"container-title":"Cell","id":"ITEM-1","issue":"5","issued":{"date-parts":[["2011","11","23"]]},"page":"1171-85","publisher":"Elsevier","title":"The monarch butterfly genome yields insights into long-distance migration.","type":"article-journal","volume":"147"},"uris":["http://www.mendeley.com/documents/?uuid=85a61146-e125-3f4d-9882-63af9d8c9004"]}],"mendeley":{"formattedCitation":"(Zhan et al., 2011)","plainTextFormattedCitation":"(Zhan et al., 2011)","previouslyFormattedCitation":"(Zhan et al., 2011)"},"properties":{"noteIndex":0},"schema":"https://github.com/citation-style-language/schema/raw/master/csl-citation.json"}</w:instrText>
      </w:r>
      <w:r w:rsidR="00846222" w:rsidRPr="008A292A">
        <w:rPr>
          <w:rFonts w:ascii="Times New Roman" w:hAnsi="Times New Roman" w:cs="Times New Roman"/>
          <w:iCs/>
          <w:color w:val="000000"/>
        </w:rPr>
        <w:fldChar w:fldCharType="separate"/>
      </w:r>
      <w:r w:rsidR="00846222" w:rsidRPr="008A292A">
        <w:rPr>
          <w:rFonts w:ascii="Times New Roman" w:hAnsi="Times New Roman" w:cs="Times New Roman"/>
          <w:iCs/>
          <w:noProof/>
          <w:color w:val="000000"/>
        </w:rPr>
        <w:t>(Zhan et al., 2011)</w:t>
      </w:r>
      <w:r w:rsidR="00846222" w:rsidRPr="008A292A">
        <w:rPr>
          <w:rFonts w:ascii="Times New Roman" w:hAnsi="Times New Roman" w:cs="Times New Roman"/>
          <w:iCs/>
          <w:color w:val="000000"/>
        </w:rPr>
        <w:fldChar w:fldCharType="end"/>
      </w:r>
      <w:r w:rsidR="00846222" w:rsidRPr="008A292A">
        <w:rPr>
          <w:rFonts w:ascii="Times New Roman" w:hAnsi="Times New Roman" w:cs="Times New Roman"/>
          <w:iCs/>
          <w:color w:val="000000"/>
        </w:rPr>
        <w:t xml:space="preserve"> using the Burrows-Wheeler Alignment algorithm </w:t>
      </w:r>
      <w:r w:rsidR="00846222" w:rsidRPr="008A292A">
        <w:rPr>
          <w:rFonts w:ascii="Times New Roman" w:hAnsi="Times New Roman" w:cs="Times New Roman"/>
          <w:iCs/>
          <w:color w:val="000000"/>
        </w:rPr>
        <w:fldChar w:fldCharType="begin" w:fldLock="1"/>
      </w:r>
      <w:r w:rsidR="00846222" w:rsidRPr="008A292A">
        <w:rPr>
          <w:rFonts w:ascii="Times New Roman" w:hAnsi="Times New Roman" w:cs="Times New Roman"/>
          <w:iCs/>
          <w:color w:val="000000"/>
        </w:rPr>
        <w:instrText>ADDIN CSL_CITATION {"citationItems":[{"id":"ITEM-1","itemData":{"DOI":"10.1093/bioinformatics/btp324","ISSN":"1367-4811","abstract":"MOTIVATION: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 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 AVAILABILITY: http://maq.sourceforge.net.","author":[{"dropping-particle":"","family":"Li","given":"Heng","non-dropping-particle":"","parse-names":false,"suffix":""},{"dropping-particle":"","family":"Durbin","given":"Richard","non-dropping-particle":"","parse-names":false,"suffix":""}],"container-title":"Bioinformatics (Oxford, England)","edition":"2009/05/18","id":"ITEM-1","issue":"14","issued":{"date-parts":[["2009","7","15"]]},"language":"eng","page":"1754-1760","publisher":"Oxford University Press","title":"Fast and accurate short read alignment with Burrows-Wheeler transform","type":"article-journal","volume":"25"},"uris":["http://www.mendeley.com/documents/?uuid=f6343571-9743-4f24-aeeb-ae1a44a29c65"]}],"mendeley":{"formattedCitation":"(Li &amp; Durbin, 2009)","plainTextFormattedCitation":"(Li &amp; Durbin, 2009)","previouslyFormattedCitation":"(Li &amp; Durbin, 2009)"},"properties":{"noteIndex":0},"schema":"https://github.com/citation-style-language/schema/raw/master/csl-citation.json"}</w:instrText>
      </w:r>
      <w:r w:rsidR="00846222" w:rsidRPr="008A292A">
        <w:rPr>
          <w:rFonts w:ascii="Times New Roman" w:hAnsi="Times New Roman" w:cs="Times New Roman"/>
          <w:iCs/>
          <w:color w:val="000000"/>
        </w:rPr>
        <w:fldChar w:fldCharType="separate"/>
      </w:r>
      <w:r w:rsidR="00846222" w:rsidRPr="008A292A">
        <w:rPr>
          <w:rFonts w:ascii="Times New Roman" w:hAnsi="Times New Roman" w:cs="Times New Roman"/>
          <w:iCs/>
          <w:noProof/>
          <w:color w:val="000000"/>
        </w:rPr>
        <w:t>(Li &amp; Durbin, 2009)</w:t>
      </w:r>
      <w:r w:rsidR="00846222" w:rsidRPr="008A292A">
        <w:rPr>
          <w:rFonts w:ascii="Times New Roman" w:hAnsi="Times New Roman" w:cs="Times New Roman"/>
          <w:iCs/>
          <w:color w:val="000000"/>
        </w:rPr>
        <w:fldChar w:fldCharType="end"/>
      </w:r>
      <w:r w:rsidR="00846222" w:rsidRPr="008A292A">
        <w:rPr>
          <w:rFonts w:ascii="Times New Roman" w:hAnsi="Times New Roman" w:cs="Times New Roman"/>
          <w:iCs/>
          <w:color w:val="000000"/>
        </w:rPr>
        <w:t xml:space="preserve">. Sequence data was sorted and filtered for PCR duplicates and improper pairs using </w:t>
      </w:r>
      <w:proofErr w:type="spellStart"/>
      <w:r w:rsidR="00846222" w:rsidRPr="008A292A">
        <w:rPr>
          <w:rFonts w:ascii="Times New Roman" w:hAnsi="Times New Roman" w:cs="Times New Roman"/>
          <w:iCs/>
          <w:color w:val="000000"/>
        </w:rPr>
        <w:t>SAMtools</w:t>
      </w:r>
      <w:proofErr w:type="spellEnd"/>
      <w:r w:rsidR="00846222" w:rsidRPr="008A292A">
        <w:rPr>
          <w:rFonts w:ascii="Times New Roman" w:hAnsi="Times New Roman" w:cs="Times New Roman"/>
          <w:iCs/>
          <w:color w:val="000000"/>
        </w:rPr>
        <w:t xml:space="preserve"> </w:t>
      </w:r>
      <w:r w:rsidR="00846222" w:rsidRPr="008A292A">
        <w:rPr>
          <w:rFonts w:ascii="Times New Roman" w:hAnsi="Times New Roman" w:cs="Times New Roman"/>
          <w:iCs/>
          <w:color w:val="000000"/>
        </w:rPr>
        <w:fldChar w:fldCharType="begin" w:fldLock="1"/>
      </w:r>
      <w:r w:rsidR="001F1D1D" w:rsidRPr="008A292A">
        <w:rPr>
          <w:rFonts w:ascii="Times New Roman" w:hAnsi="Times New Roman" w:cs="Times New Roman"/>
          <w:iCs/>
          <w:color w:val="000000"/>
        </w:rPr>
        <w:instrText>ADDIN CSL_CITATION {"citationItems":[{"id":"ITEM-1","itemData":{"DOI":"10.1093/bioinformatics/btp352","ISSN":"1367-4803","abstract":"Summary: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Availability:http://samtools.sourceforge.netContact:rd@sanger.ac.uk","author":[{"dropping-particle":"","family":"Li","given":"Heng","non-dropping-particle":"","parse-names":false,"suffix":""},{"dropping-particle":"","family":"Handsaker","given":"Bob","non-dropping-particle":"","parse-names":false,"suffix":""},{"dropping-particle":"","family":"Wysoker","given":"Alec","non-dropping-particle":"","parse-names":false,"suffix":""},{"dropping-particle":"","family":"Fennell","given":"Tim","non-dropping-particle":"","parse-names":false,"suffix":""},{"dropping-particle":"","family":"Ruan","given":"Jue","non-dropping-particle":"","parse-names":false,"suffix":""},{"dropping-particle":"","family":"Homer","given":"Nils","non-dropping-particle":"","parse-names":false,"suffix":""},{"dropping-particle":"","family":"Marth","given":"Gabor","non-dropping-particle":"","parse-names":false,"suffix":""},{"dropping-particle":"","family":"Abecasis","given":"Goncalo","non-dropping-particle":"","parse-names":false,"suffix":""},{"dropping-particle":"","family":"Durbin","given":"Richard","non-dropping-particle":"","parse-names":false,"suffix":""},{"dropping-particle":"","family":"Subgroup","given":"1000 Genome Project Data Processing","non-dropping-particle":"","parse-names":false,"suffix":""}],"container-title":"Bioinformatics","id":"ITEM-1","issue":"16","issued":{"date-parts":[["2009","6","8"]]},"page":"2078-2079","title":"The Sequence Alignment/Map format and SAMtools","type":"article-journal","volume":"25"},"uris":["http://www.mendeley.com/documents/?uuid=bb8a5376-05da-4172-abc7-bc7f66c172d4"]}],"mendeley":{"formattedCitation":"(Li et al., 2009)","plainTextFormattedCitation":"(Li et al., 2009)","previouslyFormattedCitation":"(Li et al., 2009)"},"properties":{"noteIndex":0},"schema":"https://github.com/citation-style-language/schema/raw/master/csl-citation.json"}</w:instrText>
      </w:r>
      <w:r w:rsidR="00846222" w:rsidRPr="008A292A">
        <w:rPr>
          <w:rFonts w:ascii="Times New Roman" w:hAnsi="Times New Roman" w:cs="Times New Roman"/>
          <w:iCs/>
          <w:color w:val="000000"/>
        </w:rPr>
        <w:fldChar w:fldCharType="separate"/>
      </w:r>
      <w:r w:rsidR="00846222" w:rsidRPr="008A292A">
        <w:rPr>
          <w:rFonts w:ascii="Times New Roman" w:hAnsi="Times New Roman" w:cs="Times New Roman"/>
          <w:iCs/>
          <w:noProof/>
          <w:color w:val="000000"/>
        </w:rPr>
        <w:t>(Li et al., 2009)</w:t>
      </w:r>
      <w:r w:rsidR="00846222" w:rsidRPr="008A292A">
        <w:rPr>
          <w:rFonts w:ascii="Times New Roman" w:hAnsi="Times New Roman" w:cs="Times New Roman"/>
          <w:iCs/>
          <w:color w:val="000000"/>
        </w:rPr>
        <w:fldChar w:fldCharType="end"/>
      </w:r>
      <w:r w:rsidR="00846222" w:rsidRPr="008A292A">
        <w:rPr>
          <w:rFonts w:ascii="Times New Roman" w:hAnsi="Times New Roman" w:cs="Times New Roman"/>
          <w:iCs/>
          <w:color w:val="000000"/>
        </w:rPr>
        <w:t xml:space="preserve">. </w:t>
      </w:r>
      <w:r w:rsidR="00E52322" w:rsidRPr="008A292A">
        <w:rPr>
          <w:rFonts w:ascii="Times New Roman" w:hAnsi="Times New Roman" w:cs="Times New Roman"/>
          <w:iCs/>
          <w:color w:val="000000"/>
        </w:rPr>
        <w:t>For use in demographic reconstruction, g</w:t>
      </w:r>
      <w:r w:rsidR="00846222" w:rsidRPr="008A292A">
        <w:rPr>
          <w:rFonts w:ascii="Times New Roman" w:hAnsi="Times New Roman" w:cs="Times New Roman"/>
          <w:iCs/>
          <w:color w:val="000000"/>
        </w:rPr>
        <w:t>enotypes were then called using</w:t>
      </w:r>
      <w:r w:rsidR="001F1D1D" w:rsidRPr="008A292A">
        <w:rPr>
          <w:rFonts w:ascii="Times New Roman" w:hAnsi="Times New Roman" w:cs="Times New Roman"/>
          <w:iCs/>
          <w:color w:val="000000"/>
        </w:rPr>
        <w:t xml:space="preserve"> the</w:t>
      </w:r>
      <w:r w:rsidR="00846222" w:rsidRPr="008A292A">
        <w:rPr>
          <w:rFonts w:ascii="Times New Roman" w:hAnsi="Times New Roman" w:cs="Times New Roman"/>
          <w:iCs/>
          <w:color w:val="000000"/>
        </w:rPr>
        <w:t xml:space="preserve"> </w:t>
      </w:r>
      <w:proofErr w:type="spellStart"/>
      <w:r w:rsidR="001F1D1D" w:rsidRPr="008A292A">
        <w:rPr>
          <w:rFonts w:ascii="Times New Roman" w:hAnsi="Times New Roman" w:cs="Times New Roman"/>
          <w:iCs/>
          <w:color w:val="000000"/>
        </w:rPr>
        <w:t>SAMtools</w:t>
      </w:r>
      <w:proofErr w:type="spellEnd"/>
      <w:r w:rsidR="001F1D1D" w:rsidRPr="008A292A">
        <w:rPr>
          <w:rFonts w:ascii="Times New Roman" w:hAnsi="Times New Roman" w:cs="Times New Roman"/>
          <w:iCs/>
          <w:color w:val="000000"/>
        </w:rPr>
        <w:t xml:space="preserve"> genotype likelihood model </w:t>
      </w:r>
      <w:r w:rsidR="001F1D1D" w:rsidRPr="008A292A">
        <w:rPr>
          <w:rFonts w:ascii="Times New Roman" w:hAnsi="Times New Roman" w:cs="Times New Roman"/>
          <w:iCs/>
          <w:color w:val="000000"/>
        </w:rPr>
        <w:fldChar w:fldCharType="begin" w:fldLock="1"/>
      </w:r>
      <w:r w:rsidR="001F1D1D" w:rsidRPr="008A292A">
        <w:rPr>
          <w:rFonts w:ascii="Times New Roman" w:hAnsi="Times New Roman" w:cs="Times New Roman"/>
          <w:iCs/>
          <w:color w:val="000000"/>
        </w:rPr>
        <w:instrText>ADDIN CSL_CITATION {"citationItems":[{"id":"ITEM-1","itemData":{"DOI":"10.1093/bioinformatics/btp352","ISSN":"1367-4803","abstract":"Summary: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Availability:http://samtools.sourceforge.netContact:rd@sanger.ac.uk","author":[{"dropping-particle":"","family":"Li","given":"Heng","non-dropping-particle":"","parse-names":false,"suffix":""},{"dropping-particle":"","family":"Handsaker","given":"Bob","non-dropping-particle":"","parse-names":false,"suffix":""},{"dropping-particle":"","family":"Wysoker","given":"Alec","non-dropping-particle":"","parse-names":false,"suffix":""},{"dropping-particle":"","family":"Fennell","given":"Tim","non-dropping-particle":"","parse-names":false,"suffix":""},{"dropping-particle":"","family":"Ruan","given":"Jue","non-dropping-particle":"","parse-names":false,"suffix":""},{"dropping-particle":"","family":"Homer","given":"Nils","non-dropping-particle":"","parse-names":false,"suffix":""},{"dropping-particle":"","family":"Marth","given":"Gabor","non-dropping-particle":"","parse-names":false,"suffix":""},{"dropping-particle":"","family":"Abecasis","given":"Goncalo","non-dropping-particle":"","parse-names":false,"suffix":""},{"dropping-particle":"","family":"Durbin","given":"Richard","non-dropping-particle":"","parse-names":false,"suffix":""},{"dropping-particle":"","family":"Subgroup","given":"1000 Genome Project Data Processing","non-dropping-particle":"","parse-names":false,"suffix":""}],"container-title":"Bioinformatics","id":"ITEM-1","issue":"16","issued":{"date-parts":[["2009","6","8"]]},"page":"2078-2079","title":"The Sequence Alignment/Map format and SAMtools","type":"article-journal","volume":"25"},"uris":["http://www.mendeley.com/documents/?uuid=bb8a5376-05da-4172-abc7-bc7f66c172d4"]}],"mendeley":{"formattedCitation":"(Li et al., 2009)","plainTextFormattedCitation":"(Li et al., 2009)","previouslyFormattedCitation":"(Li et al., 2009)"},"properties":{"noteIndex":0},"schema":"https://github.com/citation-style-language/schema/raw/master/csl-citation.json"}</w:instrText>
      </w:r>
      <w:r w:rsidR="001F1D1D" w:rsidRPr="008A292A">
        <w:rPr>
          <w:rFonts w:ascii="Times New Roman" w:hAnsi="Times New Roman" w:cs="Times New Roman"/>
          <w:iCs/>
          <w:color w:val="000000"/>
        </w:rPr>
        <w:fldChar w:fldCharType="separate"/>
      </w:r>
      <w:r w:rsidR="001F1D1D" w:rsidRPr="008A292A">
        <w:rPr>
          <w:rFonts w:ascii="Times New Roman" w:hAnsi="Times New Roman" w:cs="Times New Roman"/>
          <w:iCs/>
          <w:noProof/>
          <w:color w:val="000000"/>
        </w:rPr>
        <w:t>(Li et al., 2009)</w:t>
      </w:r>
      <w:r w:rsidR="001F1D1D" w:rsidRPr="008A292A">
        <w:rPr>
          <w:rFonts w:ascii="Times New Roman" w:hAnsi="Times New Roman" w:cs="Times New Roman"/>
          <w:iCs/>
          <w:color w:val="000000"/>
        </w:rPr>
        <w:fldChar w:fldCharType="end"/>
      </w:r>
      <w:r w:rsidR="001F1D1D" w:rsidRPr="008A292A">
        <w:rPr>
          <w:rFonts w:ascii="Times New Roman" w:hAnsi="Times New Roman" w:cs="Times New Roman"/>
          <w:iCs/>
          <w:color w:val="000000"/>
        </w:rPr>
        <w:t xml:space="preserve"> as implemented in the </w:t>
      </w:r>
      <w:r w:rsidR="00846222" w:rsidRPr="008A292A">
        <w:rPr>
          <w:rFonts w:ascii="Times New Roman" w:hAnsi="Times New Roman" w:cs="Times New Roman"/>
          <w:iCs/>
          <w:color w:val="000000"/>
        </w:rPr>
        <w:t xml:space="preserve">ANGSD </w:t>
      </w:r>
      <w:r w:rsidR="001F1D1D" w:rsidRPr="008A292A">
        <w:rPr>
          <w:rFonts w:ascii="Times New Roman" w:hAnsi="Times New Roman" w:cs="Times New Roman"/>
          <w:iCs/>
          <w:color w:val="000000"/>
        </w:rPr>
        <w:t xml:space="preserve">software package </w:t>
      </w:r>
      <w:r w:rsidR="00846222" w:rsidRPr="008A292A">
        <w:rPr>
          <w:rFonts w:ascii="Times New Roman" w:hAnsi="Times New Roman" w:cs="Times New Roman"/>
          <w:iCs/>
          <w:color w:val="000000"/>
        </w:rPr>
        <w:t>with a minimum mapping and base call quality score of 20</w:t>
      </w:r>
      <w:r w:rsidR="001F1D1D" w:rsidRPr="008A292A">
        <w:rPr>
          <w:rFonts w:ascii="Times New Roman" w:hAnsi="Times New Roman" w:cs="Times New Roman"/>
          <w:iCs/>
          <w:color w:val="000000"/>
        </w:rPr>
        <w:t xml:space="preserve">, a SNP </w:t>
      </w:r>
      <w:r w:rsidR="001F1D1D" w:rsidRPr="008A292A">
        <w:rPr>
          <w:rFonts w:ascii="Times New Roman" w:hAnsi="Times New Roman" w:cs="Times New Roman"/>
          <w:i/>
          <w:color w:val="000000"/>
        </w:rPr>
        <w:t>p</w:t>
      </w:r>
      <w:r w:rsidR="001F1D1D" w:rsidRPr="008A292A">
        <w:rPr>
          <w:rFonts w:ascii="Times New Roman" w:hAnsi="Times New Roman" w:cs="Times New Roman"/>
          <w:iCs/>
          <w:color w:val="000000"/>
        </w:rPr>
        <w:t>-value of 1e-8</w:t>
      </w:r>
      <w:r w:rsidR="00106869" w:rsidRPr="008A292A">
        <w:rPr>
          <w:rFonts w:ascii="Times New Roman" w:hAnsi="Times New Roman" w:cs="Times New Roman"/>
          <w:iCs/>
          <w:color w:val="000000"/>
        </w:rPr>
        <w:t xml:space="preserve">, and </w:t>
      </w:r>
      <w:r w:rsidR="001F1D1D" w:rsidRPr="008A292A">
        <w:rPr>
          <w:rFonts w:ascii="Times New Roman" w:hAnsi="Times New Roman" w:cs="Times New Roman"/>
          <w:iCs/>
          <w:color w:val="000000"/>
        </w:rPr>
        <w:t xml:space="preserve">a posterior genotype probability cutoff of 0.95 </w:t>
      </w:r>
      <w:r w:rsidR="001F1D1D" w:rsidRPr="008A292A">
        <w:rPr>
          <w:rFonts w:ascii="Times New Roman" w:hAnsi="Times New Roman" w:cs="Times New Roman"/>
          <w:iCs/>
          <w:color w:val="000000"/>
        </w:rPr>
        <w:fldChar w:fldCharType="begin" w:fldLock="1"/>
      </w:r>
      <w:r w:rsidR="00AC6FE1" w:rsidRPr="008A292A">
        <w:rPr>
          <w:rFonts w:ascii="Times New Roman" w:hAnsi="Times New Roman" w:cs="Times New Roman"/>
          <w:iCs/>
          <w:color w:val="000000"/>
        </w:rPr>
        <w:instrText>ADDIN CSL_CITATION {"citationItems":[{"id":"ITEM-1","itemData":{"DOI":"10.1186/s12859-014-0356-4","ISSN":"1471-2105","abstract":"High-throughput DNA sequencing technologies are generating vast amounts of data. Fast, flexible and memory efficient implementations are needed in order to facilitate analyses of thousands of samples simultaneously.","author":[{"dropping-particle":"","family":"Korneliussen","given":"Thorfinn Sand","non-dropping-particle":"","parse-names":false,"suffix":""},{"dropping-particle":"","family":"Albrechtsen","given":"Anders","non-dropping-particle":"","parse-names":false,"suffix":""},{"dropping-particle":"","family":"Nielsen","given":"Rasmus","non-dropping-particle":"","parse-names":false,"suffix":""}],"container-title":"BMC Bioinformatics","id":"ITEM-1","issue":"1","issued":{"date-parts":[["2014","11"]]},"page":"356","title":"ANGSD: Analysis of Next Generation Sequencing Data","type":"article-journal","volume":"15"},"uris":["http://www.mendeley.com/documents/?uuid=78ce367b-acae-49b7-a3dc-c3946900f195"]}],"mendeley":{"formattedCitation":"(Korneliussen et al., 2014)","plainTextFormattedCitation":"(Korneliussen et al., 2014)","previouslyFormattedCitation":"(Korneliussen et al., 2014)"},"properties":{"noteIndex":0},"schema":"https://github.com/citation-style-language/schema/raw/master/csl-citation.json"}</w:instrText>
      </w:r>
      <w:r w:rsidR="001F1D1D" w:rsidRPr="008A292A">
        <w:rPr>
          <w:rFonts w:ascii="Times New Roman" w:hAnsi="Times New Roman" w:cs="Times New Roman"/>
          <w:iCs/>
          <w:color w:val="000000"/>
        </w:rPr>
        <w:fldChar w:fldCharType="separate"/>
      </w:r>
      <w:r w:rsidR="001F1D1D" w:rsidRPr="008A292A">
        <w:rPr>
          <w:rFonts w:ascii="Times New Roman" w:hAnsi="Times New Roman" w:cs="Times New Roman"/>
          <w:iCs/>
          <w:noProof/>
          <w:color w:val="000000"/>
        </w:rPr>
        <w:t>(Korneliussen et al., 2014)</w:t>
      </w:r>
      <w:r w:rsidR="001F1D1D" w:rsidRPr="008A292A">
        <w:rPr>
          <w:rFonts w:ascii="Times New Roman" w:hAnsi="Times New Roman" w:cs="Times New Roman"/>
          <w:iCs/>
          <w:color w:val="000000"/>
        </w:rPr>
        <w:fldChar w:fldCharType="end"/>
      </w:r>
      <w:r w:rsidR="001F1D1D" w:rsidRPr="008A292A">
        <w:rPr>
          <w:rFonts w:ascii="Times New Roman" w:hAnsi="Times New Roman" w:cs="Times New Roman"/>
          <w:iCs/>
          <w:color w:val="000000"/>
        </w:rPr>
        <w:t>.</w:t>
      </w:r>
      <w:r w:rsidR="00E52322" w:rsidRPr="008A292A">
        <w:rPr>
          <w:rFonts w:ascii="Times New Roman" w:hAnsi="Times New Roman" w:cs="Times New Roman"/>
          <w:iCs/>
          <w:color w:val="000000"/>
        </w:rPr>
        <w:t xml:space="preserve"> To reduce the likelihood that SNPs were in substantial physical linkage prior to demographic reconstruction, we then randomly selected SNPs such that no SNP was within 10kb of another using a custom R script. </w:t>
      </w:r>
      <w:r w:rsidR="00106869" w:rsidRPr="008A292A">
        <w:rPr>
          <w:rFonts w:ascii="Times New Roman" w:hAnsi="Times New Roman" w:cs="Times New Roman"/>
          <w:iCs/>
          <w:color w:val="000000"/>
        </w:rPr>
        <w:t xml:space="preserve">For all other analyses that relied on called genotypes, we instead removed potential paralogous sites using the </w:t>
      </w:r>
      <w:proofErr w:type="spellStart"/>
      <w:r w:rsidR="00106869" w:rsidRPr="008A292A">
        <w:rPr>
          <w:rFonts w:ascii="Times New Roman" w:hAnsi="Times New Roman" w:cs="Times New Roman"/>
          <w:iCs/>
          <w:color w:val="000000"/>
        </w:rPr>
        <w:t>ngsParalog</w:t>
      </w:r>
      <w:proofErr w:type="spellEnd"/>
      <w:r w:rsidR="00106869" w:rsidRPr="008A292A">
        <w:rPr>
          <w:rFonts w:ascii="Times New Roman" w:hAnsi="Times New Roman" w:cs="Times New Roman"/>
          <w:iCs/>
          <w:color w:val="000000"/>
        </w:rPr>
        <w:t xml:space="preserve"> tool by removing all sites within a kilobase of any SNP with a log ratio test statistic of &gt; 10 in any population </w:t>
      </w:r>
      <w:r w:rsidR="00106869" w:rsidRPr="008A292A">
        <w:rPr>
          <w:rFonts w:ascii="Times New Roman" w:hAnsi="Times New Roman" w:cs="Times New Roman"/>
          <w:iCs/>
          <w:color w:val="000000"/>
        </w:rPr>
        <w:fldChar w:fldCharType="begin" w:fldLock="1"/>
      </w:r>
      <w:r w:rsidR="00D80EA2" w:rsidRPr="008A292A">
        <w:rPr>
          <w:rFonts w:ascii="Times New Roman" w:hAnsi="Times New Roman" w:cs="Times New Roman"/>
          <w:iCs/>
          <w:color w:val="000000"/>
        </w:rPr>
        <w:instrText>ADDIN CSL_CITATION {"citationItems":[{"id":"ITEM-1","itemData":{"author":[{"dropping-particle":"","family":"Linderoth","given":"Tyler Phillip","non-dropping-particle":"","parse-names":false,"suffix":""}],"id":"ITEM-1","issued":{"date-parts":[["2018"]]},"number-of-pages":"1-144","title":"Identifying Population Histories, Adaptive Genes, and Genetic Duplication from Population- Scale Next Generation Sequencing","type":"thesis"},"uris":["http://www.mendeley.com/documents/?uuid=ff67f804-d0d7-42d7-86dd-7c8d84da1f33"]}],"mendeley":{"formattedCitation":"(Linderoth, 2018)","plainTextFormattedCitation":"(Linderoth, 2018)","previouslyFormattedCitation":"(Linderoth, 2018)"},"properties":{"noteIndex":0},"schema":"https://github.com/citation-style-language/schema/raw/master/csl-citation.json"}</w:instrText>
      </w:r>
      <w:r w:rsidR="00106869" w:rsidRPr="008A292A">
        <w:rPr>
          <w:rFonts w:ascii="Times New Roman" w:hAnsi="Times New Roman" w:cs="Times New Roman"/>
          <w:iCs/>
          <w:color w:val="000000"/>
        </w:rPr>
        <w:fldChar w:fldCharType="separate"/>
      </w:r>
      <w:r w:rsidR="00106869" w:rsidRPr="008A292A">
        <w:rPr>
          <w:rFonts w:ascii="Times New Roman" w:hAnsi="Times New Roman" w:cs="Times New Roman"/>
          <w:iCs/>
          <w:noProof/>
          <w:color w:val="000000"/>
        </w:rPr>
        <w:t>(Linderoth, 2018)</w:t>
      </w:r>
      <w:r w:rsidR="00106869" w:rsidRPr="008A292A">
        <w:rPr>
          <w:rFonts w:ascii="Times New Roman" w:hAnsi="Times New Roman" w:cs="Times New Roman"/>
          <w:iCs/>
          <w:color w:val="000000"/>
        </w:rPr>
        <w:fldChar w:fldCharType="end"/>
      </w:r>
      <w:r w:rsidR="00106869" w:rsidRPr="008A292A">
        <w:rPr>
          <w:rFonts w:ascii="Times New Roman" w:hAnsi="Times New Roman" w:cs="Times New Roman"/>
          <w:iCs/>
          <w:color w:val="000000"/>
        </w:rPr>
        <w:t xml:space="preserve">. Individuals sequenced at less than 75% of called SNPs were removed. </w:t>
      </w:r>
      <w:r w:rsidR="00E52322" w:rsidRPr="008A292A">
        <w:rPr>
          <w:rFonts w:ascii="Times New Roman" w:hAnsi="Times New Roman" w:cs="Times New Roman"/>
          <w:iCs/>
          <w:color w:val="000000"/>
        </w:rPr>
        <w:t>Since strong bottlenecks are likely to remove rare SNPs from the population, we did not use a minor allele frequency filter when calling genotypes for the calculation of the basic diversity statistics (π, H</w:t>
      </w:r>
      <w:r w:rsidR="00E52322" w:rsidRPr="008A292A">
        <w:rPr>
          <w:rFonts w:ascii="Times New Roman" w:hAnsi="Times New Roman" w:cs="Times New Roman"/>
          <w:iCs/>
          <w:color w:val="000000"/>
          <w:vertAlign w:val="subscript"/>
        </w:rPr>
        <w:t>O</w:t>
      </w:r>
      <w:r w:rsidR="00E52322" w:rsidRPr="008A292A">
        <w:rPr>
          <w:rFonts w:ascii="Times New Roman" w:hAnsi="Times New Roman" w:cs="Times New Roman"/>
          <w:iCs/>
          <w:color w:val="000000"/>
        </w:rPr>
        <w:t>, and Het/</w:t>
      </w:r>
      <w:proofErr w:type="spellStart"/>
      <w:r w:rsidR="00E52322" w:rsidRPr="008A292A">
        <w:rPr>
          <w:rFonts w:ascii="Times New Roman" w:hAnsi="Times New Roman" w:cs="Times New Roman"/>
          <w:iCs/>
          <w:color w:val="000000"/>
        </w:rPr>
        <w:t>Hom</w:t>
      </w:r>
      <w:proofErr w:type="spellEnd"/>
      <w:r w:rsidR="00E52322" w:rsidRPr="008A292A">
        <w:rPr>
          <w:rFonts w:ascii="Times New Roman" w:hAnsi="Times New Roman" w:cs="Times New Roman"/>
          <w:iCs/>
          <w:color w:val="000000"/>
        </w:rPr>
        <w:t xml:space="preserve"> ratio).</w:t>
      </w:r>
      <w:r w:rsidR="008C23FC" w:rsidRPr="008A292A">
        <w:rPr>
          <w:rFonts w:ascii="Times New Roman" w:hAnsi="Times New Roman" w:cs="Times New Roman"/>
          <w:iCs/>
          <w:color w:val="000000"/>
        </w:rPr>
        <w:t xml:space="preserve"> </w:t>
      </w:r>
    </w:p>
    <w:p w14:paraId="67D18EA7" w14:textId="6D5A8D35" w:rsidR="001F1D1D" w:rsidRPr="008A292A" w:rsidRDefault="001F1D1D" w:rsidP="00F81228">
      <w:pPr>
        <w:rPr>
          <w:rFonts w:ascii="Times New Roman" w:hAnsi="Times New Roman" w:cs="Times New Roman"/>
          <w:iCs/>
          <w:color w:val="000000"/>
        </w:rPr>
      </w:pPr>
    </w:p>
    <w:p w14:paraId="45E823B6" w14:textId="71CBE8DC" w:rsidR="001F1D1D" w:rsidRPr="008A292A" w:rsidRDefault="00AC6FE1" w:rsidP="001F1D1D">
      <w:pPr>
        <w:jc w:val="center"/>
        <w:rPr>
          <w:rFonts w:ascii="Times New Roman" w:hAnsi="Times New Roman" w:cs="Times New Roman"/>
          <w:i/>
          <w:color w:val="000000"/>
        </w:rPr>
      </w:pPr>
      <w:r w:rsidRPr="008A292A">
        <w:rPr>
          <w:rFonts w:ascii="Times New Roman" w:hAnsi="Times New Roman" w:cs="Times New Roman"/>
          <w:i/>
          <w:color w:val="000000"/>
        </w:rPr>
        <w:t>Statistical Analysis</w:t>
      </w:r>
    </w:p>
    <w:p w14:paraId="36B12D18" w14:textId="461BBE38" w:rsidR="00AC6FE1" w:rsidRPr="008A292A" w:rsidRDefault="00AC6FE1" w:rsidP="00AC6FE1">
      <w:pPr>
        <w:rPr>
          <w:rFonts w:ascii="Times New Roman" w:hAnsi="Times New Roman" w:cs="Times New Roman"/>
          <w:iCs/>
          <w:color w:val="000000"/>
        </w:rPr>
      </w:pPr>
    </w:p>
    <w:p w14:paraId="040F746B" w14:textId="56D5AB28" w:rsidR="00AC6FE1" w:rsidRPr="008A292A" w:rsidRDefault="00AC6FE1" w:rsidP="00AC6FE1">
      <w:pPr>
        <w:rPr>
          <w:rFonts w:ascii="Times New Roman" w:hAnsi="Times New Roman" w:cs="Times New Roman"/>
          <w:iCs/>
          <w:color w:val="000000"/>
        </w:rPr>
      </w:pPr>
      <w:r w:rsidRPr="008A292A">
        <w:rPr>
          <w:rFonts w:ascii="Times New Roman" w:hAnsi="Times New Roman" w:cs="Times New Roman"/>
          <w:iCs/>
          <w:color w:val="000000"/>
        </w:rPr>
        <w:tab/>
      </w:r>
      <w:r w:rsidR="00DD4E8A" w:rsidRPr="008A292A">
        <w:rPr>
          <w:rFonts w:ascii="Times New Roman" w:hAnsi="Times New Roman" w:cs="Times New Roman"/>
          <w:iCs/>
          <w:color w:val="000000"/>
        </w:rPr>
        <w:t>We calculated the</w:t>
      </w:r>
      <w:r w:rsidRPr="008A292A">
        <w:rPr>
          <w:rFonts w:ascii="Times New Roman" w:hAnsi="Times New Roman" w:cs="Times New Roman"/>
          <w:iCs/>
          <w:color w:val="000000"/>
        </w:rPr>
        <w:t xml:space="preserve"> average number of pairwise differences (µ), observed heterozygosity (H</w:t>
      </w:r>
      <w:r w:rsidRPr="008A292A">
        <w:rPr>
          <w:rFonts w:ascii="Times New Roman" w:hAnsi="Times New Roman" w:cs="Times New Roman"/>
          <w:iCs/>
          <w:color w:val="000000"/>
          <w:vertAlign w:val="subscript"/>
        </w:rPr>
        <w:t>o</w:t>
      </w:r>
      <w:r w:rsidRPr="008A292A">
        <w:rPr>
          <w:rFonts w:ascii="Times New Roman" w:hAnsi="Times New Roman" w:cs="Times New Roman"/>
          <w:iCs/>
          <w:color w:val="000000"/>
        </w:rPr>
        <w:t xml:space="preserve">), </w:t>
      </w:r>
      <w:r w:rsidR="00106869" w:rsidRPr="008A292A">
        <w:rPr>
          <w:rFonts w:ascii="Times New Roman" w:hAnsi="Times New Roman" w:cs="Times New Roman"/>
          <w:iCs/>
          <w:color w:val="000000"/>
        </w:rPr>
        <w:t>Heterozygote/Homozygote ratio per individual (Het/</w:t>
      </w:r>
      <w:proofErr w:type="spellStart"/>
      <w:r w:rsidR="00106869" w:rsidRPr="008A292A">
        <w:rPr>
          <w:rFonts w:ascii="Times New Roman" w:hAnsi="Times New Roman" w:cs="Times New Roman"/>
          <w:iCs/>
          <w:color w:val="000000"/>
        </w:rPr>
        <w:t>Hom</w:t>
      </w:r>
      <w:proofErr w:type="spellEnd"/>
      <w:r w:rsidR="00106869" w:rsidRPr="008A292A">
        <w:rPr>
          <w:rFonts w:ascii="Times New Roman" w:hAnsi="Times New Roman" w:cs="Times New Roman"/>
          <w:iCs/>
          <w:color w:val="000000"/>
        </w:rPr>
        <w:t xml:space="preserve">), </w:t>
      </w:r>
      <w:r w:rsidR="00FA2743" w:rsidRPr="008A292A">
        <w:rPr>
          <w:rFonts w:ascii="Times New Roman" w:hAnsi="Times New Roman" w:cs="Times New Roman"/>
          <w:iCs/>
          <w:color w:val="000000"/>
        </w:rPr>
        <w:t xml:space="preserve">Tajima’s D, </w:t>
      </w:r>
      <w:r w:rsidRPr="008A292A">
        <w:rPr>
          <w:rFonts w:ascii="Times New Roman" w:hAnsi="Times New Roman" w:cs="Times New Roman"/>
          <w:iCs/>
          <w:color w:val="000000"/>
        </w:rPr>
        <w:t>and fixation index (F</w:t>
      </w:r>
      <w:r w:rsidRPr="008A292A">
        <w:rPr>
          <w:rFonts w:ascii="Times New Roman" w:hAnsi="Times New Roman" w:cs="Times New Roman"/>
          <w:iCs/>
          <w:color w:val="000000"/>
          <w:vertAlign w:val="subscript"/>
        </w:rPr>
        <w:t>ST</w:t>
      </w:r>
      <w:r w:rsidRPr="008A292A">
        <w:rPr>
          <w:rFonts w:ascii="Times New Roman" w:hAnsi="Times New Roman" w:cs="Times New Roman"/>
          <w:iCs/>
          <w:color w:val="000000"/>
        </w:rPr>
        <w:t xml:space="preserve">) between each pair of populations for each SNP using the </w:t>
      </w:r>
      <w:proofErr w:type="spellStart"/>
      <w:r w:rsidRPr="008A292A">
        <w:rPr>
          <w:rFonts w:ascii="Times New Roman" w:hAnsi="Times New Roman" w:cs="Times New Roman"/>
          <w:iCs/>
          <w:color w:val="000000"/>
        </w:rPr>
        <w:t>snpR</w:t>
      </w:r>
      <w:proofErr w:type="spellEnd"/>
      <w:r w:rsidRPr="008A292A">
        <w:rPr>
          <w:rFonts w:ascii="Times New Roman" w:hAnsi="Times New Roman" w:cs="Times New Roman"/>
          <w:iCs/>
          <w:color w:val="000000"/>
        </w:rPr>
        <w:t xml:space="preserve"> package. </w:t>
      </w:r>
      <w:r w:rsidR="00DD4E8A" w:rsidRPr="008A292A">
        <w:rPr>
          <w:rFonts w:ascii="Times New Roman" w:hAnsi="Times New Roman" w:cs="Times New Roman"/>
          <w:iCs/>
          <w:color w:val="000000"/>
        </w:rPr>
        <w:t xml:space="preserve">We calculated </w:t>
      </w:r>
      <w:r w:rsidRPr="008A292A">
        <w:rPr>
          <w:rFonts w:ascii="Times New Roman" w:hAnsi="Times New Roman" w:cs="Times New Roman"/>
          <w:iCs/>
          <w:color w:val="000000"/>
        </w:rPr>
        <w:t>F</w:t>
      </w:r>
      <w:r w:rsidRPr="008A292A">
        <w:rPr>
          <w:rFonts w:ascii="Times New Roman" w:hAnsi="Times New Roman" w:cs="Times New Roman"/>
          <w:iCs/>
          <w:color w:val="000000"/>
          <w:vertAlign w:val="subscript"/>
        </w:rPr>
        <w:t>ST</w:t>
      </w:r>
      <w:r w:rsidRPr="008A292A">
        <w:rPr>
          <w:rFonts w:ascii="Times New Roman" w:hAnsi="Times New Roman" w:cs="Times New Roman"/>
          <w:iCs/>
          <w:color w:val="000000"/>
        </w:rPr>
        <w:t xml:space="preserve"> </w:t>
      </w:r>
      <w:r w:rsidR="007209A4" w:rsidRPr="008A292A">
        <w:rPr>
          <w:rFonts w:ascii="Times New Roman" w:hAnsi="Times New Roman" w:cs="Times New Roman"/>
          <w:iCs/>
          <w:color w:val="000000"/>
        </w:rPr>
        <w:t xml:space="preserve">using the R implementation of the GENEPOP software package </w:t>
      </w:r>
      <w:r w:rsidR="007209A4" w:rsidRPr="008A292A">
        <w:rPr>
          <w:rFonts w:ascii="Times New Roman" w:hAnsi="Times New Roman" w:cs="Times New Roman"/>
          <w:iCs/>
          <w:color w:val="000000"/>
        </w:rPr>
        <w:fldChar w:fldCharType="begin" w:fldLock="1"/>
      </w:r>
      <w:r w:rsidR="008C5A2F" w:rsidRPr="008A292A">
        <w:rPr>
          <w:rFonts w:ascii="Times New Roman" w:hAnsi="Times New Roman" w:cs="Times New Roman"/>
          <w:iCs/>
          <w:color w:val="000000"/>
        </w:rPr>
        <w:instrText>ADDIN CSL_CITATION {"citationItems":[{"id":"ITEM-1","itemData":{"DOI":"10.1111/j.1471-8286.2007.01931.x","abstract":"Abstract This note summarizes developments of the genepop software since its first description in 1995, and in particular those new to version 4.0: an extended input format, several estimators of neighbourhood size under isolation by distance, new estimators and confidence intervals for null allele frequency, and less important extensions to previous options. genepop now runs under Linux as well as under Windows, and can be entirely controlled by batch calls.","author":[{"dropping-particle":"","family":"Rousset","given":"François","non-dropping-particle":"","parse-names":false,"suffix":""}],"container-title":"Molecular Ecology Resources","id":"ITEM-1","issue":"1","issued":{"date-parts":[["2008"]]},"page":"103-106","title":"genepop’007: a complete re-implementation of the genepop software for Windows and Linux","type":"article-journal","volume":"8"},"uris":["http://www.mendeley.com/documents/?uuid=d25e6f7f-628f-42ce-a426-f1451935441a"]}],"mendeley":{"formattedCitation":"(Rousset, 2008)","plainTextFormattedCitation":"(Rousset, 2008)","previouslyFormattedCitation":"(Rousset, 2008)"},"properties":{"noteIndex":0},"schema":"https://github.com/citation-style-language/schema/raw/master/csl-citation.json"}</w:instrText>
      </w:r>
      <w:r w:rsidR="007209A4" w:rsidRPr="008A292A">
        <w:rPr>
          <w:rFonts w:ascii="Times New Roman" w:hAnsi="Times New Roman" w:cs="Times New Roman"/>
          <w:iCs/>
          <w:color w:val="000000"/>
        </w:rPr>
        <w:fldChar w:fldCharType="separate"/>
      </w:r>
      <w:r w:rsidR="007209A4" w:rsidRPr="008A292A">
        <w:rPr>
          <w:rFonts w:ascii="Times New Roman" w:hAnsi="Times New Roman" w:cs="Times New Roman"/>
          <w:iCs/>
          <w:noProof/>
          <w:color w:val="000000"/>
        </w:rPr>
        <w:t>(Rousset, 2008)</w:t>
      </w:r>
      <w:r w:rsidR="007209A4" w:rsidRPr="008A292A">
        <w:rPr>
          <w:rFonts w:ascii="Times New Roman" w:hAnsi="Times New Roman" w:cs="Times New Roman"/>
          <w:iCs/>
          <w:color w:val="000000"/>
        </w:rPr>
        <w:fldChar w:fldCharType="end"/>
      </w:r>
      <w:r w:rsidR="007209A4" w:rsidRPr="008A292A">
        <w:rPr>
          <w:rFonts w:ascii="Times New Roman" w:hAnsi="Times New Roman" w:cs="Times New Roman"/>
          <w:iCs/>
          <w:color w:val="000000"/>
        </w:rPr>
        <w:t xml:space="preserve"> </w:t>
      </w:r>
      <w:r w:rsidR="00106869" w:rsidRPr="008A292A">
        <w:rPr>
          <w:rFonts w:ascii="Times New Roman" w:hAnsi="Times New Roman" w:cs="Times New Roman"/>
          <w:iCs/>
          <w:color w:val="000000"/>
        </w:rPr>
        <w:t>with a minor allele frequency of 0.05</w:t>
      </w:r>
      <w:r w:rsidRPr="008A292A">
        <w:rPr>
          <w:rFonts w:ascii="Times New Roman" w:hAnsi="Times New Roman" w:cs="Times New Roman"/>
          <w:iCs/>
          <w:color w:val="000000"/>
        </w:rPr>
        <w:t>.</w:t>
      </w:r>
      <w:r w:rsidR="00DD4E8A" w:rsidRPr="008A292A">
        <w:rPr>
          <w:rFonts w:ascii="Times New Roman" w:hAnsi="Times New Roman" w:cs="Times New Roman"/>
          <w:iCs/>
          <w:color w:val="000000"/>
        </w:rPr>
        <w:t xml:space="preserve"> To calculate Tajima’s D </w:t>
      </w:r>
      <w:r w:rsidR="00DD4E8A" w:rsidRPr="008A292A">
        <w:rPr>
          <w:rFonts w:ascii="Times New Roman" w:hAnsi="Times New Roman" w:cs="Times New Roman"/>
          <w:iCs/>
          <w:color w:val="000000"/>
        </w:rPr>
        <w:fldChar w:fldCharType="begin" w:fldLock="1"/>
      </w:r>
      <w:r w:rsidR="007209A4" w:rsidRPr="008A292A">
        <w:rPr>
          <w:rFonts w:ascii="Times New Roman" w:hAnsi="Times New Roman" w:cs="Times New Roman"/>
          <w:iCs/>
          <w:color w:val="000000"/>
        </w:rPr>
        <w:instrText>ADDIN CSL_CITATION {"citationItems":[{"id":"ITEM-1","itemData":{"abstract":"The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population.","author":[{"dropping-particle":"","family":"Tajima","given":"F","non-dropping-particle":"","parse-names":false,"suffix":""}],"container-title":"Genetics","id":"ITEM-1","issue":"3","issued":{"date-parts":[["1989","11","1"]]},"page":"585 LP  - 595","title":"Statistical method for testing the neutral mutation hypothesis by DNA polymorphism.","type":"article-journal","volume":"123"},"uris":["http://www.mendeley.com/documents/?uuid=e0df801a-b94c-48d9-9598-1eb132e29a9c"]}],"mendeley":{"formattedCitation":"(Tajima, 1989)","plainTextFormattedCitation":"(Tajima, 1989)","previouslyFormattedCitation":"(Tajima, 1989)"},"properties":{"noteIndex":0},"schema":"https://github.com/citation-style-language/schema/raw/master/csl-citation.json"}</w:instrText>
      </w:r>
      <w:r w:rsidR="00DD4E8A" w:rsidRPr="008A292A">
        <w:rPr>
          <w:rFonts w:ascii="Times New Roman" w:hAnsi="Times New Roman" w:cs="Times New Roman"/>
          <w:iCs/>
          <w:color w:val="000000"/>
        </w:rPr>
        <w:fldChar w:fldCharType="separate"/>
      </w:r>
      <w:r w:rsidR="00DD4E8A" w:rsidRPr="008A292A">
        <w:rPr>
          <w:rFonts w:ascii="Times New Roman" w:hAnsi="Times New Roman" w:cs="Times New Roman"/>
          <w:iCs/>
          <w:noProof/>
          <w:color w:val="000000"/>
        </w:rPr>
        <w:t>(Tajima, 1989)</w:t>
      </w:r>
      <w:r w:rsidR="00DD4E8A" w:rsidRPr="008A292A">
        <w:rPr>
          <w:rFonts w:ascii="Times New Roman" w:hAnsi="Times New Roman" w:cs="Times New Roman"/>
          <w:iCs/>
          <w:color w:val="000000"/>
        </w:rPr>
        <w:fldChar w:fldCharType="end"/>
      </w:r>
      <w:r w:rsidR="00DD4E8A" w:rsidRPr="008A292A">
        <w:rPr>
          <w:rFonts w:ascii="Times New Roman" w:hAnsi="Times New Roman" w:cs="Times New Roman"/>
          <w:iCs/>
          <w:color w:val="000000"/>
        </w:rPr>
        <w:t xml:space="preserve">, we used all sequenced sites that passed the quality and paralog filters without removing non-paralogous </w:t>
      </w:r>
      <w:r w:rsidR="00FA2743" w:rsidRPr="008A292A">
        <w:rPr>
          <w:rFonts w:ascii="Times New Roman" w:hAnsi="Times New Roman" w:cs="Times New Roman"/>
          <w:iCs/>
          <w:color w:val="000000"/>
        </w:rPr>
        <w:t>sites or those with low minor allele frequencies.</w:t>
      </w:r>
      <w:r w:rsidR="007209A4" w:rsidRPr="008A292A">
        <w:rPr>
          <w:rFonts w:ascii="Times New Roman" w:hAnsi="Times New Roman" w:cs="Times New Roman"/>
          <w:iCs/>
          <w:color w:val="000000"/>
        </w:rPr>
        <w:t xml:space="preserve"> For each of these statistics, the Western and Eastern North American samples were lumped.</w:t>
      </w:r>
    </w:p>
    <w:p w14:paraId="42387CBB" w14:textId="4B47D60C" w:rsidR="000C4EA1" w:rsidRPr="008A292A" w:rsidRDefault="00AC6FE1" w:rsidP="000C4EA1">
      <w:pPr>
        <w:ind w:firstLine="720"/>
        <w:rPr>
          <w:rFonts w:ascii="Times New Roman" w:hAnsi="Times New Roman" w:cs="Times New Roman"/>
          <w:iCs/>
          <w:color w:val="000000"/>
        </w:rPr>
      </w:pPr>
      <w:r w:rsidRPr="008A292A">
        <w:rPr>
          <w:rFonts w:ascii="Times New Roman" w:hAnsi="Times New Roman" w:cs="Times New Roman"/>
          <w:iCs/>
          <w:color w:val="000000"/>
        </w:rPr>
        <w:t xml:space="preserve">In order to characterize basic population structure, we then created a neighbor-joining tree </w:t>
      </w:r>
      <w:r w:rsidR="003B1AAE" w:rsidRPr="008A292A">
        <w:rPr>
          <w:rFonts w:ascii="Times New Roman" w:hAnsi="Times New Roman" w:cs="Times New Roman"/>
          <w:iCs/>
          <w:color w:val="000000"/>
        </w:rPr>
        <w:fldChar w:fldCharType="begin" w:fldLock="1"/>
      </w:r>
      <w:r w:rsidR="003B1AAE" w:rsidRPr="008A292A">
        <w:rPr>
          <w:rFonts w:ascii="Times New Roman" w:hAnsi="Times New Roman" w:cs="Times New Roman"/>
          <w:iCs/>
          <w:color w:val="000000"/>
        </w:rPr>
        <w:instrText>ADDIN CSL_CITATION {"citationItems":[{"id":"ITEM-1","itemData":{"DOI":"10.1093/oxfordjournals.molbev.a040454","ISSN":"0737-4038","abstract":"A new method called the neighbor-joining method is proposed for reconstructing phylogenetic trees from evolutionary distance data. The principle of this method is to find pairs of operational taxonomic units (OTUs [= neighbors]) that minimize the total branch length at each stage of clustering of OTUs starting with a starlike tree. The branch lengths as well as the topology of a parsimonious tree can quickly be obtained by using this method. Using computer simulation, we studied the efficiency of this method in obtaining the correct unrooted tree in comparison with that of five other tree-making methods: the unweighted pair group method of analysis, Farris's method, Sattath and Tversky's method, Li's method, and Tateno et al.'s modified Farris method. The new, neighbor-joining method and Sattath and Tversky's method are shown to be generally better than the other methods.","author":[{"dropping-particle":"","family":"Saitou","given":"N","non-dropping-particle":"","parse-names":false,"suffix":""},{"dropping-particle":"","family":"Nei","given":"M","non-dropping-particle":"","parse-names":false,"suffix":""}],"container-title":"Molecular Biology and Evolution","id":"ITEM-1","issue":"4","issued":{"date-parts":[["1987","7","1"]]},"page":"406-425","title":"The neighbor-joining method: a new method for reconstructing phylogenetic trees.","type":"article-journal","volume":"4"},"uris":["http://www.mendeley.com/documents/?uuid=6276c114-dca3-4946-a918-d9d144345f02"]}],"mendeley":{"formattedCitation":"(Saitou &amp; Nei, 1987)","plainTextFormattedCitation":"(Saitou &amp; Nei, 1987)","previouslyFormattedCitation":"(Saitou &amp; Nei, 1987)"},"properties":{"noteIndex":0},"schema":"https://github.com/citation-style-language/schema/raw/master/csl-citation.json"}</w:instrText>
      </w:r>
      <w:r w:rsidR="003B1AAE" w:rsidRPr="008A292A">
        <w:rPr>
          <w:rFonts w:ascii="Times New Roman" w:hAnsi="Times New Roman" w:cs="Times New Roman"/>
          <w:iCs/>
          <w:color w:val="000000"/>
        </w:rPr>
        <w:fldChar w:fldCharType="separate"/>
      </w:r>
      <w:r w:rsidR="003B1AAE" w:rsidRPr="008A292A">
        <w:rPr>
          <w:rFonts w:ascii="Times New Roman" w:hAnsi="Times New Roman" w:cs="Times New Roman"/>
          <w:iCs/>
          <w:noProof/>
          <w:color w:val="000000"/>
        </w:rPr>
        <w:t>(Saitou &amp; Nei, 1987)</w:t>
      </w:r>
      <w:r w:rsidR="003B1AAE" w:rsidRPr="008A292A">
        <w:rPr>
          <w:rFonts w:ascii="Times New Roman" w:hAnsi="Times New Roman" w:cs="Times New Roman"/>
          <w:iCs/>
          <w:color w:val="000000"/>
        </w:rPr>
        <w:fldChar w:fldCharType="end"/>
      </w:r>
      <w:r w:rsidR="003B1AAE" w:rsidRPr="008A292A">
        <w:rPr>
          <w:rFonts w:ascii="Times New Roman" w:hAnsi="Times New Roman" w:cs="Times New Roman"/>
          <w:iCs/>
          <w:color w:val="000000"/>
        </w:rPr>
        <w:t xml:space="preserve"> using the ape R package</w:t>
      </w:r>
      <w:r w:rsidR="00923990" w:rsidRPr="008A292A">
        <w:rPr>
          <w:rFonts w:ascii="Times New Roman" w:hAnsi="Times New Roman" w:cs="Times New Roman"/>
          <w:iCs/>
          <w:color w:val="000000"/>
        </w:rPr>
        <w:t xml:space="preserve"> v.5.0</w:t>
      </w:r>
      <w:r w:rsidR="003B1AAE" w:rsidRPr="008A292A">
        <w:rPr>
          <w:rFonts w:ascii="Times New Roman" w:hAnsi="Times New Roman" w:cs="Times New Roman"/>
          <w:iCs/>
          <w:color w:val="000000"/>
        </w:rPr>
        <w:t xml:space="preserve"> </w:t>
      </w:r>
      <w:r w:rsidR="003B1AAE" w:rsidRPr="008A292A">
        <w:rPr>
          <w:rFonts w:ascii="Times New Roman" w:hAnsi="Times New Roman" w:cs="Times New Roman"/>
          <w:iCs/>
          <w:color w:val="000000"/>
        </w:rPr>
        <w:fldChar w:fldCharType="begin" w:fldLock="1"/>
      </w:r>
      <w:r w:rsidR="00106869" w:rsidRPr="008A292A">
        <w:rPr>
          <w:rFonts w:ascii="Times New Roman" w:hAnsi="Times New Roman" w:cs="Times New Roman"/>
          <w:iCs/>
          <w:color w:val="000000"/>
        </w:rPr>
        <w:instrText>ADDIN CSL_CITATION {"citationItems":[{"id":"ITEM-1","itemData":{"DOI":"10.1093/bioinformatics/btg412","ISSN":"1367-4803","abstract":"Summary: Analysis of Phylogenetics and Evolution (APE) is a package written in the R language for use in molecular evolution and phylogenetics. APE provides both utility functions for reading and writing data and manipulating phylogenetic trees, as well as several advanced methods for phylogenetic and evolutionary analysis (e.g. comparative and population genetic methods). APE takes advantage of the many R functions for statistics and graphics, and also provides a flexible framework for developing and implementing further statistical methods for the analysis of evolutionary processes.Availability: The program is free and available from the official R package archive at http://cran.r-project.org/src/contrib/PACKAGES.html#ape. APE is licensed under the GNU General Public License.","author":[{"dropping-particle":"","family":"Paradis","given":"Emmanuel","non-dropping-particle":"","parse-names":false,"suffix":""},{"dropping-particle":"","family":"Claude","given":"Julien","non-dropping-particle":"","parse-names":false,"suffix":""},{"dropping-particle":"","family":"Strimmer","given":"Korbinian","non-dropping-particle":"","parse-names":false,"suffix":""}],"container-title":"Bioinformatics","id":"ITEM-1","issue":"2","issued":{"date-parts":[["2004","1","22"]]},"page":"289-290","title":"APE: Analyses of Phylogenetics and Evolution in R language","type":"article-journal","volume":"20"},"uris":["http://www.mendeley.com/documents/?uuid=f3a60c5e-1071-4857-bd2d-2460dbe8a276"]}],"mendeley":{"formattedCitation":"(Paradis et al., 2004)","manualFormatting":"(Paradis et al., 2019)","plainTextFormattedCitation":"(Paradis et al., 2004)","previouslyFormattedCitation":"(Paradis et al., 2004)"},"properties":{"noteIndex":0},"schema":"https://github.com/citation-style-language/schema/raw/master/csl-citation.json"}</w:instrText>
      </w:r>
      <w:r w:rsidR="003B1AAE" w:rsidRPr="008A292A">
        <w:rPr>
          <w:rFonts w:ascii="Times New Roman" w:hAnsi="Times New Roman" w:cs="Times New Roman"/>
          <w:iCs/>
          <w:color w:val="000000"/>
        </w:rPr>
        <w:fldChar w:fldCharType="separate"/>
      </w:r>
      <w:r w:rsidR="00923990" w:rsidRPr="008A292A">
        <w:rPr>
          <w:rFonts w:ascii="Times New Roman" w:hAnsi="Times New Roman" w:cs="Times New Roman"/>
          <w:iCs/>
          <w:noProof/>
          <w:color w:val="000000"/>
        </w:rPr>
        <w:t>(Paradis et al., 2019</w:t>
      </w:r>
      <w:r w:rsidR="003B1AAE" w:rsidRPr="008A292A">
        <w:rPr>
          <w:rFonts w:ascii="Times New Roman" w:hAnsi="Times New Roman" w:cs="Times New Roman"/>
          <w:iCs/>
          <w:noProof/>
          <w:color w:val="000000"/>
        </w:rPr>
        <w:t>)</w:t>
      </w:r>
      <w:r w:rsidR="003B1AAE" w:rsidRPr="008A292A">
        <w:rPr>
          <w:rFonts w:ascii="Times New Roman" w:hAnsi="Times New Roman" w:cs="Times New Roman"/>
          <w:iCs/>
          <w:color w:val="000000"/>
        </w:rPr>
        <w:fldChar w:fldCharType="end"/>
      </w:r>
      <w:r w:rsidR="003B1AAE" w:rsidRPr="008A292A">
        <w:rPr>
          <w:rFonts w:ascii="Times New Roman" w:hAnsi="Times New Roman" w:cs="Times New Roman"/>
          <w:iCs/>
          <w:color w:val="000000"/>
        </w:rPr>
        <w:t>. In order to maximize the amount of genetic data contributing to this tree, the input distance matrix was created using the Identity-by-State approach in ANGSD using the same parameters as above</w:t>
      </w:r>
      <w:r w:rsidR="00106869" w:rsidRPr="008A292A">
        <w:rPr>
          <w:rFonts w:ascii="Times New Roman" w:hAnsi="Times New Roman" w:cs="Times New Roman"/>
          <w:iCs/>
          <w:color w:val="000000"/>
        </w:rPr>
        <w:t>, save for a minor allele frequency cutoff</w:t>
      </w:r>
      <w:r w:rsidR="003B1AAE" w:rsidRPr="008A292A">
        <w:rPr>
          <w:rFonts w:ascii="Times New Roman" w:hAnsi="Times New Roman" w:cs="Times New Roman"/>
          <w:iCs/>
          <w:color w:val="000000"/>
        </w:rPr>
        <w:t xml:space="preserve"> </w:t>
      </w:r>
      <w:r w:rsidR="00106869" w:rsidRPr="008A292A">
        <w:rPr>
          <w:rFonts w:ascii="Times New Roman" w:hAnsi="Times New Roman" w:cs="Times New Roman"/>
          <w:iCs/>
          <w:color w:val="000000"/>
        </w:rPr>
        <w:t xml:space="preserve">of 0.05 </w:t>
      </w:r>
      <w:r w:rsidR="003B1AAE" w:rsidRPr="008A292A">
        <w:rPr>
          <w:rFonts w:ascii="Times New Roman" w:hAnsi="Times New Roman" w:cs="Times New Roman"/>
          <w:iCs/>
          <w:color w:val="000000"/>
        </w:rPr>
        <w:fldChar w:fldCharType="begin" w:fldLock="1"/>
      </w:r>
      <w:r w:rsidR="003B1AAE" w:rsidRPr="008A292A">
        <w:rPr>
          <w:rFonts w:ascii="Times New Roman" w:hAnsi="Times New Roman" w:cs="Times New Roman"/>
          <w:iCs/>
          <w:color w:val="000000"/>
        </w:rPr>
        <w:instrText>ADDIN CSL_CITATION {"citationItems":[{"id":"ITEM-1","itemData":{"DOI":"10.1186/s12859-014-0356-4","ISSN":"1471-2105","abstract":"High-throughput DNA sequencing technologies are generating vast amounts of data. Fast, flexible and memory efficient implementations are needed in order to facilitate analyses of thousands of samples simultaneously.","author":[{"dropping-particle":"","family":"Korneliussen","given":"Thorfinn Sand","non-dropping-particle":"","parse-names":false,"suffix":""},{"dropping-particle":"","family":"Albrechtsen","given":"Anders","non-dropping-particle":"","parse-names":false,"suffix":""},{"dropping-particle":"","family":"Nielsen","given":"Rasmus","non-dropping-particle":"","parse-names":false,"suffix":""}],"container-title":"BMC Bioinformatics","id":"ITEM-1","issue":"1","issued":{"date-parts":[["2014","11"]]},"page":"356","title":"ANGSD: Analysis of Next Generation Sequencing Data","type":"article-journal","volume":"15"},"uris":["http://www.mendeley.com/documents/?uuid=78ce367b-acae-49b7-a3dc-c3946900f195"]}],"mendeley":{"formattedCitation":"(Korneliussen et al., 2014)","plainTextFormattedCitation":"(Korneliussen et al., 2014)","previouslyFormattedCitation":"(Korneliussen et al., 2014)"},"properties":{"noteIndex":0},"schema":"https://github.com/citation-style-language/schema/raw/master/csl-citation.json"}</w:instrText>
      </w:r>
      <w:r w:rsidR="003B1AAE" w:rsidRPr="008A292A">
        <w:rPr>
          <w:rFonts w:ascii="Times New Roman" w:hAnsi="Times New Roman" w:cs="Times New Roman"/>
          <w:iCs/>
          <w:color w:val="000000"/>
        </w:rPr>
        <w:fldChar w:fldCharType="separate"/>
      </w:r>
      <w:r w:rsidR="003B1AAE" w:rsidRPr="008A292A">
        <w:rPr>
          <w:rFonts w:ascii="Times New Roman" w:hAnsi="Times New Roman" w:cs="Times New Roman"/>
          <w:iCs/>
          <w:noProof/>
          <w:color w:val="000000"/>
        </w:rPr>
        <w:t>(Korneliussen et al., 2014)</w:t>
      </w:r>
      <w:r w:rsidR="003B1AAE" w:rsidRPr="008A292A">
        <w:rPr>
          <w:rFonts w:ascii="Times New Roman" w:hAnsi="Times New Roman" w:cs="Times New Roman"/>
          <w:iCs/>
          <w:color w:val="000000"/>
        </w:rPr>
        <w:fldChar w:fldCharType="end"/>
      </w:r>
      <w:r w:rsidR="003B1AAE" w:rsidRPr="008A292A">
        <w:rPr>
          <w:rFonts w:ascii="Times New Roman" w:hAnsi="Times New Roman" w:cs="Times New Roman"/>
          <w:iCs/>
          <w:color w:val="000000"/>
        </w:rPr>
        <w:t xml:space="preserve">. </w:t>
      </w:r>
      <w:r w:rsidR="003B114B" w:rsidRPr="008A292A">
        <w:rPr>
          <w:rFonts w:ascii="Times New Roman" w:hAnsi="Times New Roman" w:cs="Times New Roman"/>
          <w:iCs/>
          <w:color w:val="000000"/>
        </w:rPr>
        <w:t xml:space="preserve">A Principal </w:t>
      </w:r>
      <w:proofErr w:type="spellStart"/>
      <w:r w:rsidR="003B114B" w:rsidRPr="008A292A">
        <w:rPr>
          <w:rFonts w:ascii="Times New Roman" w:hAnsi="Times New Roman" w:cs="Times New Roman"/>
          <w:iCs/>
          <w:color w:val="000000"/>
        </w:rPr>
        <w:t>Componenet</w:t>
      </w:r>
      <w:proofErr w:type="spellEnd"/>
      <w:r w:rsidR="003B114B" w:rsidRPr="008A292A">
        <w:rPr>
          <w:rFonts w:ascii="Times New Roman" w:hAnsi="Times New Roman" w:cs="Times New Roman"/>
          <w:iCs/>
          <w:color w:val="000000"/>
        </w:rPr>
        <w:t xml:space="preserve"> Analysis (PCA) was also conducted using this dataset. </w:t>
      </w:r>
      <w:r w:rsidR="003B1AAE" w:rsidRPr="008A292A">
        <w:rPr>
          <w:rFonts w:ascii="Times New Roman" w:hAnsi="Times New Roman" w:cs="Times New Roman"/>
          <w:iCs/>
          <w:color w:val="000000"/>
        </w:rPr>
        <w:t>For comparison</w:t>
      </w:r>
      <w:r w:rsidR="003B114B" w:rsidRPr="008A292A">
        <w:rPr>
          <w:rFonts w:ascii="Times New Roman" w:hAnsi="Times New Roman" w:cs="Times New Roman"/>
          <w:iCs/>
          <w:color w:val="000000"/>
        </w:rPr>
        <w:t xml:space="preserve">, </w:t>
      </w:r>
      <w:proofErr w:type="spellStart"/>
      <w:r w:rsidR="003B114B" w:rsidRPr="008A292A">
        <w:rPr>
          <w:rFonts w:ascii="Times New Roman" w:hAnsi="Times New Roman" w:cs="Times New Roman"/>
          <w:iCs/>
          <w:color w:val="000000"/>
        </w:rPr>
        <w:t>NGSadmix</w:t>
      </w:r>
      <w:proofErr w:type="spellEnd"/>
      <w:r w:rsidR="003B1AAE" w:rsidRPr="008A292A">
        <w:rPr>
          <w:rFonts w:ascii="Times New Roman" w:hAnsi="Times New Roman" w:cs="Times New Roman"/>
          <w:iCs/>
          <w:color w:val="000000"/>
        </w:rPr>
        <w:t xml:space="preserve"> also used to generate individual ancestry coefficients for each individual for between 1 and </w:t>
      </w:r>
      <w:r w:rsidR="003B114B" w:rsidRPr="008A292A">
        <w:rPr>
          <w:rFonts w:ascii="Times New Roman" w:hAnsi="Times New Roman" w:cs="Times New Roman"/>
          <w:iCs/>
          <w:color w:val="000000"/>
        </w:rPr>
        <w:t>9</w:t>
      </w:r>
      <w:r w:rsidR="003B1AAE" w:rsidRPr="008A292A">
        <w:rPr>
          <w:rFonts w:ascii="Times New Roman" w:hAnsi="Times New Roman" w:cs="Times New Roman"/>
          <w:iCs/>
          <w:color w:val="000000"/>
        </w:rPr>
        <w:t xml:space="preserve"> putative population clusters </w:t>
      </w:r>
      <w:r w:rsidR="000C4EA1" w:rsidRPr="008A292A">
        <w:rPr>
          <w:rFonts w:ascii="Times New Roman" w:hAnsi="Times New Roman" w:cs="Times New Roman"/>
          <w:iCs/>
          <w:color w:val="000000"/>
        </w:rPr>
        <w:t>(k)</w:t>
      </w:r>
      <w:r w:rsidR="003B114B" w:rsidRPr="008A292A">
        <w:rPr>
          <w:rFonts w:ascii="Times New Roman" w:hAnsi="Times New Roman" w:cs="Times New Roman"/>
          <w:iCs/>
          <w:color w:val="000000"/>
        </w:rPr>
        <w:t xml:space="preserve"> </w:t>
      </w:r>
      <w:r w:rsidR="003B114B" w:rsidRPr="008A292A">
        <w:rPr>
          <w:rFonts w:ascii="Times New Roman" w:hAnsi="Times New Roman" w:cs="Times New Roman"/>
          <w:iCs/>
          <w:color w:val="000000"/>
        </w:rPr>
        <w:fldChar w:fldCharType="begin" w:fldLock="1"/>
      </w:r>
      <w:r w:rsidR="00106869" w:rsidRPr="008A292A">
        <w:rPr>
          <w:rFonts w:ascii="Times New Roman" w:hAnsi="Times New Roman" w:cs="Times New Roman"/>
          <w:iCs/>
          <w:color w:val="000000"/>
        </w:rPr>
        <w:instrText>ADDIN CSL_CITATION {"citationItems":[{"id":"ITEM-1","itemData":{"DOI":"10.1534/genetics.113.154138","ISSN":"0016-6731","abstract":"Inference of population structure and individual ancestry is important both for population genetics and for association studies. With next generation sequencing technologies it is possible to obtain genetic data for all accessible genetic variations in the genome. Existing methods for admixture analysis rely on known genotypes. However, individual genotypes cannot be inferred from low-depth sequencing data without introducing errors. This article presents a new method for inferring an individual{\\textquoteright}s ancestry that takes the uncertainty introduced in next generation sequencing data into account. This is achieved by working directly with genotype likelihoods that contain all relevant information of the unobserved genotypes. Using simulations as well as publicly available sequencing data, we demonstrate that the presented method has great accuracy even for very low-depth data. At the same time, we demonstrate that applying existing methods to genotypes called from the same data can introduce severe biases. The presented method is implemented in the NGSadmix software available at http://www.popgen.dk/software.","author":[{"dropping-particle":"","family":"Skotte","given":"Line","non-dropping-particle":"","parse-names":false,"suffix":""},{"dropping-particle":"","family":"Korneliussen","given":"Thorfinn Sand","non-dropping-particle":"","parse-names":false,"suffix":""},{"dropping-particle":"","family":"Albrechtsen","given":"Anders","non-dropping-particle":"","parse-names":false,"suffix":""}],"container-title":"Genetics","id":"ITEM-1","issue":"3","issued":{"date-parts":[["2013"]]},"page":"693-702","publisher":"Genetics","title":"Estimating Individual Admixture Proportions from Next Generation Sequencing Data","type":"article-journal","volume":"195"},"uris":["http://www.mendeley.com/documents/?uuid=7563564f-7e73-4d33-b97d-6da46c04a128"]}],"mendeley":{"formattedCitation":"(Skotte et al., 2013)","plainTextFormattedCitation":"(Skotte et al., 2013)","previouslyFormattedCitation":"(Skotte et al., 2013)"},"properties":{"noteIndex":0},"schema":"https://github.com/citation-style-language/schema/raw/master/csl-citation.json"}</w:instrText>
      </w:r>
      <w:r w:rsidR="003B114B" w:rsidRPr="008A292A">
        <w:rPr>
          <w:rFonts w:ascii="Times New Roman" w:hAnsi="Times New Roman" w:cs="Times New Roman"/>
          <w:iCs/>
          <w:color w:val="000000"/>
        </w:rPr>
        <w:fldChar w:fldCharType="separate"/>
      </w:r>
      <w:r w:rsidR="003B114B" w:rsidRPr="008A292A">
        <w:rPr>
          <w:rFonts w:ascii="Times New Roman" w:hAnsi="Times New Roman" w:cs="Times New Roman"/>
          <w:iCs/>
          <w:noProof/>
          <w:color w:val="000000"/>
        </w:rPr>
        <w:t>(Skotte et al., 2013)</w:t>
      </w:r>
      <w:r w:rsidR="003B114B" w:rsidRPr="008A292A">
        <w:rPr>
          <w:rFonts w:ascii="Times New Roman" w:hAnsi="Times New Roman" w:cs="Times New Roman"/>
          <w:iCs/>
          <w:color w:val="000000"/>
        </w:rPr>
        <w:fldChar w:fldCharType="end"/>
      </w:r>
      <w:r w:rsidR="003B1AAE" w:rsidRPr="008A292A">
        <w:rPr>
          <w:rFonts w:ascii="Times New Roman" w:hAnsi="Times New Roman" w:cs="Times New Roman"/>
          <w:iCs/>
          <w:color w:val="000000"/>
        </w:rPr>
        <w:t>.</w:t>
      </w:r>
      <w:r w:rsidR="000C4EA1" w:rsidRPr="008A292A">
        <w:rPr>
          <w:rFonts w:ascii="Times New Roman" w:hAnsi="Times New Roman" w:cs="Times New Roman"/>
          <w:iCs/>
          <w:color w:val="000000"/>
        </w:rPr>
        <w:t xml:space="preserve"> Each value of k was run 10 times, and the results were collapsed into consensus plots using CLUMPP </w:t>
      </w:r>
      <w:r w:rsidR="000C4EA1" w:rsidRPr="008A292A">
        <w:rPr>
          <w:rFonts w:ascii="Times New Roman" w:hAnsi="Times New Roman" w:cs="Times New Roman"/>
          <w:iCs/>
          <w:color w:val="000000"/>
        </w:rPr>
        <w:fldChar w:fldCharType="begin" w:fldLock="1"/>
      </w:r>
      <w:r w:rsidR="000C4EA1" w:rsidRPr="008A292A">
        <w:rPr>
          <w:rFonts w:ascii="Times New Roman" w:hAnsi="Times New Roman" w:cs="Times New Roman"/>
          <w:iCs/>
          <w:color w:val="000000"/>
        </w:rPr>
        <w:instrText>ADDIN CSL_CITATION {"citationItems":[{"id":"ITEM-1","itemData":{"DOI":"10.1093/bioinformatics/btm233","ISSN":"1367-4803","abstract":"Motivation: Clustering of individuals into populations on the basis of multilocus genotypes is informative in a variety of settings. In population-genetic clustering algorithms, such as BAPS, STRUCTURE and TESS, individual multilocus genotypes are partitioned over a set of clusters, often using unsupervised approaches that involve stochastic simulation. As a result, replicate cluster analyses of the same data may produce several distinct solutions for estimated cluster membership coefficients, even though the same initial conditions were used. Major differences among clustering solutions have two main sources: (1) ‘label switching’ of clusters across replicates, caused by the arbitrary way in which clusters in an unsupervised analysis are labeled, and (2) ‘genuine multimodality,’ truly distinct solutions across replicates.Results: To facilitate the interpretation of population-genetic clustering results, we describe three algorithms for aligning multiple replicate analyses of the same data set. We have implemented these algorithms in the computer program CLUMPP (CLUster Matching and Permutation Program). We illustrate the use of CLUMPP by aligning the cluster membership coefficients from 100 replicate cluster analyses of 600 chickens from 20 different breeds.Availability:CLUMPP is freely available at http://rosenberglab.bioinformatics.med.umich.edu/clumpp.htmlContact:mjakob@umich.edu","author":[{"dropping-particle":"","family":"Jakobsson","given":"Mattias","non-dropping-particle":"","parse-names":false,"suffix":""},{"dropping-particle":"","family":"Rosenberg","given":"Noah A","non-dropping-particle":"","parse-names":false,"suffix":""}],"container-title":"Bioinformatics","id":"ITEM-1","issue":"14","issued":{"date-parts":[["2007","5","7"]]},"page":"1801-1806","title":"CLUMPP: a cluster matching and permutation program for dealing with label switching and multimodality in analysis of population structure","type":"article-journal","volume":"23"},"uris":["http://www.mendeley.com/documents/?uuid=df244944-9882-438e-b378-c267ba1978d1"]}],"mendeley":{"formattedCitation":"(Jakobsson &amp; Rosenberg, 2007)","plainTextFormattedCitation":"(Jakobsson &amp; Rosenberg, 2007)","previouslyFormattedCitation":"(Jakobsson &amp; Rosenberg, 2007)"},"properties":{"noteIndex":0},"schema":"https://github.com/citation-style-language/schema/raw/master/csl-citation.json"}</w:instrText>
      </w:r>
      <w:r w:rsidR="000C4EA1" w:rsidRPr="008A292A">
        <w:rPr>
          <w:rFonts w:ascii="Times New Roman" w:hAnsi="Times New Roman" w:cs="Times New Roman"/>
          <w:iCs/>
          <w:color w:val="000000"/>
        </w:rPr>
        <w:fldChar w:fldCharType="separate"/>
      </w:r>
      <w:r w:rsidR="000C4EA1" w:rsidRPr="008A292A">
        <w:rPr>
          <w:rFonts w:ascii="Times New Roman" w:hAnsi="Times New Roman" w:cs="Times New Roman"/>
          <w:iCs/>
          <w:noProof/>
          <w:color w:val="000000"/>
        </w:rPr>
        <w:t>(Jakobsson &amp; Rosenberg, 2007)</w:t>
      </w:r>
      <w:r w:rsidR="000C4EA1" w:rsidRPr="008A292A">
        <w:rPr>
          <w:rFonts w:ascii="Times New Roman" w:hAnsi="Times New Roman" w:cs="Times New Roman"/>
          <w:iCs/>
          <w:color w:val="000000"/>
        </w:rPr>
        <w:fldChar w:fldCharType="end"/>
      </w:r>
      <w:r w:rsidR="000C4EA1" w:rsidRPr="008A292A">
        <w:rPr>
          <w:rFonts w:ascii="Times New Roman" w:hAnsi="Times New Roman" w:cs="Times New Roman"/>
          <w:iCs/>
          <w:color w:val="000000"/>
        </w:rPr>
        <w:t xml:space="preserve">. The </w:t>
      </w:r>
      <w:proofErr w:type="spellStart"/>
      <w:r w:rsidR="000C4EA1" w:rsidRPr="008A292A">
        <w:rPr>
          <w:rFonts w:ascii="Times New Roman" w:hAnsi="Times New Roman" w:cs="Times New Roman"/>
          <w:iCs/>
          <w:color w:val="000000"/>
        </w:rPr>
        <w:t>pophelper</w:t>
      </w:r>
      <w:proofErr w:type="spellEnd"/>
      <w:r w:rsidR="000C4EA1" w:rsidRPr="008A292A">
        <w:rPr>
          <w:rFonts w:ascii="Times New Roman" w:hAnsi="Times New Roman" w:cs="Times New Roman"/>
          <w:iCs/>
          <w:color w:val="000000"/>
        </w:rPr>
        <w:t xml:space="preserve"> </w:t>
      </w:r>
      <w:r w:rsidR="000C4EA1" w:rsidRPr="008A292A">
        <w:rPr>
          <w:rFonts w:ascii="Times New Roman" w:hAnsi="Times New Roman" w:cs="Times New Roman"/>
          <w:iCs/>
          <w:color w:val="000000"/>
        </w:rPr>
        <w:fldChar w:fldCharType="begin" w:fldLock="1"/>
      </w:r>
      <w:r w:rsidR="000C4EA1" w:rsidRPr="008A292A">
        <w:rPr>
          <w:rFonts w:ascii="Times New Roman" w:hAnsi="Times New Roman" w:cs="Times New Roman"/>
          <w:iCs/>
          <w:color w:val="000000"/>
        </w:rPr>
        <w:instrText>ADDIN CSL_CITATION {"citationItems":[{"id":"ITEM-1","itemData":{"DOI":"10.1111/1755-0998.12509","ISSN":"1755-098X","abstract":"Abstract The pophelper r package and web app are software tools to aid in population structure analyses. They can be used for the analyses and visualization of output generated from population assignment programs such as admixture, structure and tess. Some of the functions include parsing output run files to tabulate data, estimating K using the Evanno method, generating files for clumpp and functionality to create barplots. These functions can be streamlined into standard r analysis workflows. The latest version of the package is available on github (https://github.com/royfrancis/pophelper). An interactive web version of the pophelper package is available which covers the same functionalities as the r package version with features such as interactive plots, cluster alignment during plotting, sorting individuals and ordering of population groups. The interactive version is available at http://pophelper.com/.","author":[{"dropping-particle":"","family":"Francis","given":"R M","non-dropping-particle":"","parse-names":false,"suffix":""}],"container-title":"Molecular Ecology Resources","id":"ITEM-1","issue":"1","issued":{"date-parts":[["2017","1","1"]]},"note":"doi: 10.1111/1755-0998.12509","page":"27-32","publisher":"John Wiley &amp; Sons, Ltd (10.1111)","title":"pophelper: an R package and web app to analyse and visualize population structure","type":"article-journal","volume":"17"},"uris":["http://www.mendeley.com/documents/?uuid=aea89b99-c73d-4731-9851-01b4a85ccda3"]}],"mendeley":{"formattedCitation":"(Francis, 2017)","plainTextFormattedCitation":"(Francis, 2017)","previouslyFormattedCitation":"(Francis, 2017)"},"properties":{"noteIndex":0},"schema":"https://github.com/citation-style-language/schema/raw/master/csl-citation.json"}</w:instrText>
      </w:r>
      <w:r w:rsidR="000C4EA1" w:rsidRPr="008A292A">
        <w:rPr>
          <w:rFonts w:ascii="Times New Roman" w:hAnsi="Times New Roman" w:cs="Times New Roman"/>
          <w:iCs/>
          <w:color w:val="000000"/>
        </w:rPr>
        <w:fldChar w:fldCharType="separate"/>
      </w:r>
      <w:r w:rsidR="000C4EA1" w:rsidRPr="008A292A">
        <w:rPr>
          <w:rFonts w:ascii="Times New Roman" w:hAnsi="Times New Roman" w:cs="Times New Roman"/>
          <w:iCs/>
          <w:noProof/>
          <w:color w:val="000000"/>
        </w:rPr>
        <w:t>(Francis, 2017)</w:t>
      </w:r>
      <w:r w:rsidR="000C4EA1" w:rsidRPr="008A292A">
        <w:rPr>
          <w:rFonts w:ascii="Times New Roman" w:hAnsi="Times New Roman" w:cs="Times New Roman"/>
          <w:iCs/>
          <w:color w:val="000000"/>
        </w:rPr>
        <w:fldChar w:fldCharType="end"/>
      </w:r>
      <w:r w:rsidR="000C4EA1" w:rsidRPr="008A292A">
        <w:rPr>
          <w:rFonts w:ascii="Times New Roman" w:hAnsi="Times New Roman" w:cs="Times New Roman"/>
          <w:iCs/>
          <w:color w:val="000000"/>
        </w:rPr>
        <w:t xml:space="preserve"> and </w:t>
      </w:r>
      <w:proofErr w:type="spellStart"/>
      <w:r w:rsidR="000C4EA1" w:rsidRPr="008A292A">
        <w:rPr>
          <w:rFonts w:ascii="Times New Roman" w:hAnsi="Times New Roman" w:cs="Times New Roman"/>
          <w:iCs/>
          <w:color w:val="000000"/>
        </w:rPr>
        <w:t>snpR</w:t>
      </w:r>
      <w:proofErr w:type="spellEnd"/>
      <w:r w:rsidR="000C4EA1" w:rsidRPr="008A292A">
        <w:rPr>
          <w:rFonts w:ascii="Times New Roman" w:hAnsi="Times New Roman" w:cs="Times New Roman"/>
          <w:iCs/>
          <w:color w:val="000000"/>
        </w:rPr>
        <w:t xml:space="preserve"> (Hemstrom et al. </w:t>
      </w:r>
      <w:r w:rsidR="000C4EA1" w:rsidRPr="008A292A">
        <w:rPr>
          <w:rFonts w:ascii="Times New Roman" w:hAnsi="Times New Roman" w:cs="Times New Roman"/>
          <w:i/>
          <w:color w:val="000000"/>
        </w:rPr>
        <w:t>in prep</w:t>
      </w:r>
      <w:r w:rsidR="000C4EA1" w:rsidRPr="008A292A">
        <w:rPr>
          <w:rFonts w:ascii="Times New Roman" w:hAnsi="Times New Roman" w:cs="Times New Roman"/>
          <w:iCs/>
          <w:color w:val="000000"/>
        </w:rPr>
        <w:t>) R packages were used</w:t>
      </w:r>
      <w:r w:rsidR="003B114B" w:rsidRPr="008A292A">
        <w:rPr>
          <w:rFonts w:ascii="Times New Roman" w:hAnsi="Times New Roman" w:cs="Times New Roman"/>
          <w:iCs/>
          <w:color w:val="000000"/>
        </w:rPr>
        <w:t xml:space="preserve"> to simplify these analyses</w:t>
      </w:r>
      <w:r w:rsidR="000C4EA1" w:rsidRPr="008A292A">
        <w:rPr>
          <w:rFonts w:ascii="Times New Roman" w:hAnsi="Times New Roman" w:cs="Times New Roman"/>
          <w:iCs/>
          <w:color w:val="000000"/>
        </w:rPr>
        <w:t xml:space="preserve">. </w:t>
      </w:r>
      <w:r w:rsidR="00106869" w:rsidRPr="008A292A">
        <w:rPr>
          <w:rFonts w:ascii="Times New Roman" w:hAnsi="Times New Roman" w:cs="Times New Roman"/>
          <w:iCs/>
          <w:color w:val="000000"/>
        </w:rPr>
        <w:t>No individuals were removed for this analysis.</w:t>
      </w:r>
    </w:p>
    <w:p w14:paraId="0CA6B604" w14:textId="3E1E28BA" w:rsidR="004C5A87" w:rsidRPr="008A292A" w:rsidRDefault="00AC3C2F" w:rsidP="00D80EA2">
      <w:pPr>
        <w:ind w:firstLine="720"/>
        <w:rPr>
          <w:rFonts w:ascii="Times New Roman" w:eastAsia="Times New Roman" w:hAnsi="Times New Roman" w:cs="Times New Roman"/>
        </w:rPr>
      </w:pPr>
      <w:r w:rsidRPr="008A292A">
        <w:rPr>
          <w:rFonts w:ascii="Times New Roman" w:hAnsi="Times New Roman" w:cs="Times New Roman"/>
          <w:iCs/>
          <w:color w:val="000000"/>
        </w:rPr>
        <w:t xml:space="preserve">To describe the patterns of establishment and migration between North America and the Pacific, the demographic reconstruction program </w:t>
      </w:r>
      <w:proofErr w:type="spellStart"/>
      <w:r w:rsidRPr="008A292A">
        <w:rPr>
          <w:rFonts w:ascii="Times New Roman" w:hAnsi="Times New Roman" w:cs="Times New Roman"/>
          <w:iCs/>
          <w:color w:val="000000"/>
        </w:rPr>
        <w:t>δaδi</w:t>
      </w:r>
      <w:proofErr w:type="spellEnd"/>
      <w:r w:rsidRPr="008A292A">
        <w:rPr>
          <w:rFonts w:ascii="Times New Roman" w:hAnsi="Times New Roman" w:cs="Times New Roman"/>
          <w:iCs/>
          <w:color w:val="000000"/>
        </w:rPr>
        <w:t xml:space="preserve"> (</w:t>
      </w:r>
      <w:proofErr w:type="spellStart"/>
      <w:r w:rsidRPr="008A292A">
        <w:rPr>
          <w:rFonts w:ascii="Times New Roman" w:hAnsi="Times New Roman" w:cs="Times New Roman"/>
          <w:iCs/>
          <w:color w:val="000000"/>
        </w:rPr>
        <w:t>dadi</w:t>
      </w:r>
      <w:proofErr w:type="spellEnd"/>
      <w:r w:rsidRPr="008A292A">
        <w:rPr>
          <w:rFonts w:ascii="Times New Roman" w:hAnsi="Times New Roman" w:cs="Times New Roman"/>
          <w:iCs/>
          <w:color w:val="000000"/>
        </w:rPr>
        <w:t xml:space="preserve">) was used </w:t>
      </w:r>
      <w:r w:rsidRPr="008A292A">
        <w:rPr>
          <w:rFonts w:ascii="Times New Roman" w:hAnsi="Times New Roman" w:cs="Times New Roman"/>
          <w:iCs/>
          <w:color w:val="000000"/>
        </w:rPr>
        <w:fldChar w:fldCharType="begin" w:fldLock="1"/>
      </w:r>
      <w:r w:rsidR="00442634" w:rsidRPr="008A292A">
        <w:rPr>
          <w:rFonts w:ascii="Times New Roman" w:hAnsi="Times New Roman" w:cs="Times New Roman"/>
          <w:iCs/>
          <w:color w:val="000000"/>
        </w:rPr>
        <w:instrText>ADDIN CSL_CITATION {"citationItems":[{"id":"ITEM-1","itemData":{"DOI":"10.1371/journal.pgen.1000695","abstract":"Author Summary The demographic history of our species is reflected in patterns of genetic variation within and among populations. We developed an efficient method for calculating the expected distribution of genetic variation, given a demographic model including such events as population size changes, population splits and joins, and migration. We applied our approach to publicly available human sequencing data, searching for models that best reproduce the observed patterns. Our joint analysis of data from African, European, and Asian populations yielded new dates for when these populations diverged. In particular, we found that African and Eurasian populations diverged around 100,000 years ago. This is earlier than other genetic studies suggest, because our model includes the effects of migration, which we found to be important for reproducing observed patterns of variation in the data. We also analyzed data from European, Asian, and Mexican populations to model the peopling of the Americas. Here, we find no evidence for recurrent migration after East Asian and Native American populations diverged. Our methods are not limited to studying humans, and we hope that future sequencing projects will offer more insights into the history of both our own species and others.","author":[{"dropping-particle":"","family":"Gutenkunst","given":"Ryan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Genetics","id":"ITEM-1","issue":"10","issued":{"date-parts":[["2009"]]},"page":"1-11","publisher":"Public Library of Science","title":"Inferring the Joint Demographic History of Multiple Populations from Multidimensional SNP Frequency Data","type":"article-journal","volume":"5"},"uris":["http://www.mendeley.com/documents/?uuid=62b53a34-9b7c-427f-acf6-2753b1cc3231"]}],"mendeley":{"formattedCitation":"(Gutenkunst et al., 2009)","plainTextFormattedCitation":"(Gutenkunst et al., 2009)","previouslyFormattedCitation":"(Gutenkunst et al., 2009)"},"properties":{"noteIndex":0},"schema":"https://github.com/citation-style-language/schema/raw/master/csl-citation.json"}</w:instrText>
      </w:r>
      <w:r w:rsidRPr="008A292A">
        <w:rPr>
          <w:rFonts w:ascii="Times New Roman" w:hAnsi="Times New Roman" w:cs="Times New Roman"/>
          <w:iCs/>
          <w:color w:val="000000"/>
        </w:rPr>
        <w:fldChar w:fldCharType="separate"/>
      </w:r>
      <w:r w:rsidRPr="008A292A">
        <w:rPr>
          <w:rFonts w:ascii="Times New Roman" w:hAnsi="Times New Roman" w:cs="Times New Roman"/>
          <w:iCs/>
          <w:noProof/>
          <w:color w:val="000000"/>
        </w:rPr>
        <w:t>(Gutenkunst et al., 2009)</w:t>
      </w:r>
      <w:r w:rsidRPr="008A292A">
        <w:rPr>
          <w:rFonts w:ascii="Times New Roman" w:hAnsi="Times New Roman" w:cs="Times New Roman"/>
          <w:iCs/>
          <w:color w:val="000000"/>
        </w:rPr>
        <w:fldChar w:fldCharType="end"/>
      </w:r>
      <w:r w:rsidR="00442634" w:rsidRPr="008A292A">
        <w:rPr>
          <w:rFonts w:ascii="Times New Roman" w:hAnsi="Times New Roman" w:cs="Times New Roman"/>
          <w:iCs/>
          <w:color w:val="000000"/>
        </w:rPr>
        <w:t xml:space="preserve"> to estimate the demographic history of the North American and Hawaiian samples</w:t>
      </w:r>
      <w:r w:rsidRPr="008A292A">
        <w:rPr>
          <w:rFonts w:ascii="Times New Roman" w:hAnsi="Times New Roman" w:cs="Times New Roman"/>
          <w:iCs/>
          <w:color w:val="000000"/>
        </w:rPr>
        <w:t>. In order to reduce potential bias due to linkage,</w:t>
      </w:r>
      <w:r w:rsidR="00442634" w:rsidRPr="008A292A">
        <w:rPr>
          <w:rFonts w:ascii="Times New Roman" w:hAnsi="Times New Roman" w:cs="Times New Roman"/>
          <w:iCs/>
          <w:color w:val="000000"/>
        </w:rPr>
        <w:t xml:space="preserve"> filtered</w:t>
      </w:r>
      <w:r w:rsidRPr="008A292A">
        <w:rPr>
          <w:rFonts w:ascii="Times New Roman" w:hAnsi="Times New Roman" w:cs="Times New Roman"/>
          <w:iCs/>
          <w:color w:val="000000"/>
        </w:rPr>
        <w:t xml:space="preserve"> SNPs were randomly subsampled such that no SNP was within</w:t>
      </w:r>
      <w:r w:rsidR="00442634" w:rsidRPr="008A292A">
        <w:rPr>
          <w:rFonts w:ascii="Times New Roman" w:hAnsi="Times New Roman" w:cs="Times New Roman"/>
          <w:iCs/>
          <w:color w:val="000000"/>
        </w:rPr>
        <w:t xml:space="preserve"> </w:t>
      </w:r>
      <w:r w:rsidRPr="008A292A">
        <w:rPr>
          <w:rFonts w:ascii="Times New Roman" w:hAnsi="Times New Roman" w:cs="Times New Roman"/>
          <w:iCs/>
          <w:color w:val="000000"/>
        </w:rPr>
        <w:t xml:space="preserve">10,000bp of any other SNP. </w:t>
      </w:r>
      <w:r w:rsidR="00651F22" w:rsidRPr="008A292A">
        <w:rPr>
          <w:rFonts w:ascii="Times New Roman" w:hAnsi="Times New Roman" w:cs="Times New Roman"/>
          <w:iCs/>
          <w:color w:val="000000"/>
        </w:rPr>
        <w:t xml:space="preserve">This resulting 11,384 SNPs were then projected down to a sample size of 100 gene copies from North America and 10 from Hawaii, resulting in 9370 total SNPs. These projection numbers were picked to maximize the remaining number of SNPs in the dataset. </w:t>
      </w:r>
      <w:r w:rsidR="00106869" w:rsidRPr="008A292A">
        <w:rPr>
          <w:rFonts w:ascii="Times New Roman" w:eastAsia="Times New Roman" w:hAnsi="Times New Roman" w:cs="Times New Roman"/>
        </w:rPr>
        <w:t>We fit a</w:t>
      </w:r>
      <w:r w:rsidR="00442634" w:rsidRPr="008A292A">
        <w:rPr>
          <w:rFonts w:ascii="Times New Roman" w:eastAsia="Times New Roman" w:hAnsi="Times New Roman" w:cs="Times New Roman"/>
        </w:rPr>
        <w:t xml:space="preserve"> range of possible models were fit to the observed data, including the </w:t>
      </w:r>
      <w:r w:rsidR="00D80EA2" w:rsidRPr="008A292A">
        <w:rPr>
          <w:rFonts w:ascii="Times New Roman" w:eastAsia="Times New Roman" w:hAnsi="Times New Roman" w:cs="Times New Roman"/>
        </w:rPr>
        <w:t xml:space="preserve">models described in </w:t>
      </w:r>
      <w:r w:rsidR="00D80EA2" w:rsidRPr="008A292A">
        <w:rPr>
          <w:rFonts w:ascii="Times New Roman" w:eastAsia="Times New Roman" w:hAnsi="Times New Roman" w:cs="Times New Roman"/>
        </w:rPr>
        <w:fldChar w:fldCharType="begin" w:fldLock="1"/>
      </w:r>
      <w:r w:rsidR="00D80EA2" w:rsidRPr="008A292A">
        <w:rPr>
          <w:rFonts w:ascii="Times New Roman" w:eastAsia="Times New Roman" w:hAnsi="Times New Roman" w:cs="Times New Roman"/>
        </w:rPr>
        <w:instrText>ADDIN CSL_CITATION {"citationItems":[{"id":"ITEM-1","itemData":{"DOI":"10.1111/jbi.13365","ISSN":"0305-0270","abstract":"Abstract Aim To investigate how putative barriers, forest refugia, and ecological gradients across the lower Guineo-Congolian rain forest shape genetic and phenotypic divergence in the leaf-folding frog Afrixalus paradorsalis, and examine the role of adjacent land bridge and sky-islands in diversification. Location The Lower Guineo-Congolian Forest, the Cameroonian Volcanic Line (CVL), and Bioko Island, Central Africa. Taxon Afrixalus paradorsalis (Family: Hyperoliidae), an African leaf-folding frog. Methods We used molecular and phenotypic data to investigate diversity and divergence among the A. paradorsalis species complex distributed across lowland rain forests, a land bridge island, and mountains in Central Africa. We examined the coincidence of population boundaries, landscape features, divergence times, and spatial patterns of connectivity and diversity, and subsequently performed demographic modelling using genome-wide SNP variation to distinguish among divergence mechanisms in mainland (riverine barriers, forest refugia, ecological gradients) and land bridge island populations (vicariance, overwater dispersal). Results We detected four genetically distinct allopatric populations corresponding to Bioko Island, the CVL, and two lowland rain forest populations split by the Sanaga River. Although lowland populations are phenotypically indistinguishable, pronounced body size evolution occurs at high elevation, and the timing of the formation of the high elevation population coincides with mountain uplift in the CVL. Spatial analyses and demographic modelling revealed population divergence across mainland Lower Guinea is best explained by forest refugia rather than riverine barriers or ecological gradients, and that the Bioko Island population divergence is best explained by vicariance (marine incursion) rather than overseas dispersal. Main conclusions We provide growing support for the important role of forest refugia in driving intraspecific divergences in the Guineo-Congolian rain forest. In A. paradorsalis, sky-islands in the CVL have resulted in greater genetic and phenotypic divergences than marine incursions of the land bridge Bioko Island, highlighting important differences in patterns of island-driven diversification in Lower Guinea.","author":[{"dropping-particle":"","family":"Charles","given":"Kristin L","non-dropping-particle":"","parse-names":false,"suffix":""},{"dropping-particle":"","family":"Bell","given":"Rayna C","non-dropping-particle":"","parse-names":false,"suffix":""},{"dropping-particle":"","family":"Blackburn","given":"David C","non-dropping-particle":"","parse-names":false,"suffix":""},{"dropping-particle":"","family":"Burger","given":"Marius","non-dropping-particle":"","parse-names":false,"suffix":""},{"dropping-particle":"","family":"Fujita","given":"Matthew K","non-dropping-particle":"","parse-names":false,"suffix":""},{"dropping-particle":"","family":"Gvoždík","given":"Václav","non-dropping-particle":"","parse-names":false,"suffix":""},{"dropping-particle":"","family":"Jongsma","given":"Gregory F M","non-dropping-particle":"","parse-names":false,"suffix":""},{"dropping-particle":"","family":"Kouete","given":"Marcel Talla","non-dropping-particle":"","parse-names":false,"suffix":""},{"dropping-particle":"","family":"Leaché","given":"Adam D","non-dropping-particle":"","parse-names":false,"suffix":""},{"dropping-particle":"","family":"Portik","given":"Daniel M","non-dropping-particle":"","parse-names":false,"suffix":""}],"container-title":"Journal of Biogeography","id":"ITEM-1","issue":"8","issued":{"date-parts":[["2018","8","1"]]},"note":"doi: 10.1111/jbi.13365","page":"1781-1794","publisher":"John Wiley &amp; Sons, Ltd (10.1111)","title":"Sky, sea, and forest islands: Diversification in the African leaf-folding frog Afrixalus paradorsalis (Anura: Hyperoliidae) of the Lower Guineo-Congolian rain forest","type":"article-journal","volume":"45"},"uris":["http://www.mendeley.com/documents/?uuid=73540231-f18f-41d5-bb62-1b8b61da80c9"]},{"id":"ITEM-2","itemData":{"DOI":"10.1111/mec.14266","abstract":"Abstract The accumulation of biodiversity in tropical forests can occur through multiple allopatric and parapatric models of diversification, including forest refugia, riverine barriers and ecological gradients. Considerable debate surrounds the major diversification process, particularly in the West African Lower Guinea forests, which contain a complex geographic arrangement of topographic features and historical refugia. We used genomic data to investigate alternative mechanisms of diversification in the Gaboon forest frog, Scotobleps gabonicus, by first identifying population structure and then performing demographic model selection and spatially explicit analyses. We found that a majority of population divergences are best explained by allopatric models consistent with the forest refugia hypothesis and involve divergence in isolation with subsequent expansion and gene flow. These population divergences occurred simultaneously and conform to predictions based on climatically stable regions inferred through ecological niche modelling. Although forest refugia played a prominent role in the intraspecific diversification of S. gabonicus, we also find evidence for potential interactions between landscape features and historical refugia, including major rivers and elevational barriers such as the Cameroonian Volcanic Line. We outline the advantages of using genomewide variation in a model-testing framework to distinguish between alternative allopatric hypotheses, and the pitfalls of limited geographic and molecular sampling. Although phylogeographic patterns are often species-specific and related to life-history traits, additional comparative studies incorporating genomic data are necessary for separating shared historical processes from idiosyncratic responses to environmental, climatic and geological influences on diversification.","author":[{"dropping-particle":"","family":"Portik","given":"Daniel M","non-dropping-particle":"","parse-names":false,"suffix":""},{"dropping-particle":"","family":"Leaché","given":"Adam D","non-dropping-particle":"","parse-names":false,"suffix":""},{"dropping-particle":"","family":"Rivera","given":"Danielle","non-dropping-particle":"","parse-names":false,"suffix":""},{"dropping-particle":"","family":"Barej","given":"Michael F","non-dropping-particle":"","parse-names":false,"suffix":""},{"dropping-particle":"","family":"Burger","given":"Marius","non-dropping-particle":"","parse-names":false,"suffix":""},{"dropping-particle":"","family":"Hirschfeld","given":"Mareike","non-dropping-particle":"","parse-names":false,"suffix":""},{"dropping-particle":"","family":"Rödel","given":"Mark-Oliver","non-dropping-particle":"","parse-names":false,"suffix":""},{"dropping-particle":"","family":"Blackburn","given":"David C","non-dropping-particle":"","parse-names":false,"suffix":""},{"dropping-particle":"","family":"Fujita","given":"Matthew K","non-dropping-particle":"","parse-names":false,"suffix":""}],"container-title":"Molecular Ecology","id":"ITEM-2","issue":"19","issued":{"date-parts":[["2017"]]},"page":"5245-5263","title":"Evaluating mechanisms of diversification in a Guineo-Congolian tropical forest frog using demographic model selection","type":"article-journal","volume":"26"},"uris":["http://www.mendeley.com/documents/?uuid=bc98051c-7402-45ec-ab8f-bf7d7406186b"]}],"mendeley":{"formattedCitation":"(Charles et al., 2018; Portik et al., 2017)","manualFormatting":"Charles et al. (2018) and Portik et al. (2017)","plainTextFormattedCitation":"(Charles et al., 2018; Portik et al., 2017)","previouslyFormattedCitation":"(Charles et al., 2018; Portik et al., 2017)"},"properties":{"noteIndex":0},"schema":"https://github.com/citation-style-language/schema/raw/master/csl-citation.json"}</w:instrText>
      </w:r>
      <w:r w:rsidR="00D80EA2" w:rsidRPr="008A292A">
        <w:rPr>
          <w:rFonts w:ascii="Times New Roman" w:eastAsia="Times New Roman" w:hAnsi="Times New Roman" w:cs="Times New Roman"/>
        </w:rPr>
        <w:fldChar w:fldCharType="separate"/>
      </w:r>
      <w:r w:rsidR="00D80EA2" w:rsidRPr="008A292A">
        <w:rPr>
          <w:rFonts w:ascii="Times New Roman" w:eastAsia="Times New Roman" w:hAnsi="Times New Roman" w:cs="Times New Roman"/>
          <w:noProof/>
        </w:rPr>
        <w:t>Charles et al. (2018) and Portik et al. (2017)</w:t>
      </w:r>
      <w:r w:rsidR="00D80EA2" w:rsidRPr="008A292A">
        <w:rPr>
          <w:rFonts w:ascii="Times New Roman" w:eastAsia="Times New Roman" w:hAnsi="Times New Roman" w:cs="Times New Roman"/>
        </w:rPr>
        <w:fldChar w:fldCharType="end"/>
      </w:r>
      <w:r w:rsidR="00D80EA2" w:rsidRPr="008A292A">
        <w:rPr>
          <w:rFonts w:ascii="Times New Roman" w:eastAsia="Times New Roman" w:hAnsi="Times New Roman" w:cs="Times New Roman"/>
        </w:rPr>
        <w:t xml:space="preserve">, variations on these models with logistic rather than exponential growth functions, the </w:t>
      </w:r>
      <w:r w:rsidR="00442634" w:rsidRPr="008A292A">
        <w:rPr>
          <w:rFonts w:ascii="Times New Roman" w:eastAsia="Times New Roman" w:hAnsi="Times New Roman" w:cs="Times New Roman"/>
        </w:rPr>
        <w:t xml:space="preserve">model described by </w:t>
      </w:r>
      <w:r w:rsidR="00442634" w:rsidRPr="008A292A">
        <w:rPr>
          <w:rFonts w:ascii="Times New Roman" w:eastAsia="Times New Roman" w:hAnsi="Times New Roman" w:cs="Times New Roman"/>
        </w:rPr>
        <w:fldChar w:fldCharType="begin" w:fldLock="1"/>
      </w:r>
      <w:r w:rsidR="00442634" w:rsidRPr="008A292A">
        <w:rPr>
          <w:rFonts w:ascii="Times New Roman" w:eastAsia="Times New Roman" w:hAnsi="Times New Roman" w:cs="Times New Roman"/>
        </w:rPr>
        <w:instrText>ADDIN CSL_CITATION {"citationItems":[{"id":"ITEM-1","itemData":{"author":[{"dropping-particle":"","family":"Zhan","given":"Shuai","non-dropping-particle":"","parse-names":false,"suffix":""},{"dropping-particle":"","family":"Zhang","given":"Wei","non-dropping-particle":"","parse-names":false,"suffix":""},{"dropping-particle":"","family":"Niitepõld","given":"Kristjan","non-dropping-particle":"","parse-names":false,"suffix":""},{"dropping-particle":"","family":"Hsu","given":"Jeremy","non-dropping-particle":"","parse-names":false,"suffix":""},{"dropping-particle":"","family":"Haeger","given":"Juan Fernández","non-dropping-particle":"","parse-names":false,"suffix":""},{"dropping-particle":"","family":"Zalucki","given":"Myron P","non-dropping-particle":"","parse-names":false,"suffix":""},{"dropping-particle":"","family":"Altizer","given":"Sonia","non-dropping-particle":"","parse-names":false,"suffix":""},{"dropping-particle":"","family":"Roode","given":"Jacobus C","non-dropping-particle":"de","parse-names":false,"suffix":""},{"dropping-particle":"","family":"Reppert","given":"Steven M","non-dropping-particle":"","parse-names":false,"suffix":""},{"dropping-particle":"","family":"Kronforst","given":"Marcus R","non-dropping-particle":"","parse-names":false,"suffix":""}],"container-title":"Nature","id":"ITEM-1","issued":{"date-parts":[["2014","10","1"]]},"note":"Found 5.14mb that are associated with migration. In particular, a 21kb segment was an extreme outlier, which has evidence of divergent selection on collagen IV alpha-1, with other flight muscle genes also divergent. They argue that migration is the ancestral state, but that non-migratory population leveraged old genomic diversity to aquire the phenotype. Also talked about coloration.\nFor my work, they didn't find any migratory genes in the AUS samples (supplementary material), but very small n (3). Also interesting that the major genes are flight muscles, which won't trigger migration but are very nice to have if you are migratory. Interesting to see which of those genes we recover as outliers in our study.","page":"317","publisher":"Nature Publishing Group, a division of Macmillan Publishers Limited. All Rights Reserved.","title":"The genetics of monarch butterfly migration and warning colouration","type":"article-journal","volume":"514"},"uris":["http://www.mendeley.com/documents/?uuid=72b08a9c-930d-4ec6-8d14-383f9e95d6f2"]}],"mendeley":{"formattedCitation":"(Zhan et al., 2014)","manualFormatting":"Zhan et al. (2014)","plainTextFormattedCitation":"(Zhan et al., 2014)","previouslyFormattedCitation":"(Zhan et al., 2014)"},"properties":{"noteIndex":0},"schema":"https://github.com/citation-style-language/schema/raw/master/csl-citation.json"}</w:instrText>
      </w:r>
      <w:r w:rsidR="00442634" w:rsidRPr="008A292A">
        <w:rPr>
          <w:rFonts w:ascii="Times New Roman" w:eastAsia="Times New Roman" w:hAnsi="Times New Roman" w:cs="Times New Roman"/>
        </w:rPr>
        <w:fldChar w:fldCharType="separate"/>
      </w:r>
      <w:r w:rsidR="00442634" w:rsidRPr="008A292A">
        <w:rPr>
          <w:rFonts w:ascii="Times New Roman" w:eastAsia="Times New Roman" w:hAnsi="Times New Roman" w:cs="Times New Roman"/>
          <w:noProof/>
        </w:rPr>
        <w:t>Zhan et al. (2014)</w:t>
      </w:r>
      <w:r w:rsidR="00442634" w:rsidRPr="008A292A">
        <w:rPr>
          <w:rFonts w:ascii="Times New Roman" w:eastAsia="Times New Roman" w:hAnsi="Times New Roman" w:cs="Times New Roman"/>
        </w:rPr>
        <w:fldChar w:fldCharType="end"/>
      </w:r>
      <w:r w:rsidR="00442634" w:rsidRPr="008A292A">
        <w:rPr>
          <w:rFonts w:ascii="Times New Roman" w:eastAsia="Times New Roman" w:hAnsi="Times New Roman" w:cs="Times New Roman"/>
        </w:rPr>
        <w:t xml:space="preserve"> for the same comparison, </w:t>
      </w:r>
      <w:r w:rsidR="00D80EA2" w:rsidRPr="008A292A">
        <w:rPr>
          <w:rFonts w:ascii="Times New Roman" w:eastAsia="Times New Roman" w:hAnsi="Times New Roman" w:cs="Times New Roman"/>
        </w:rPr>
        <w:t xml:space="preserve">and </w:t>
      </w:r>
      <w:r w:rsidR="00442634" w:rsidRPr="008A292A">
        <w:rPr>
          <w:rFonts w:ascii="Times New Roman" w:eastAsia="Times New Roman" w:hAnsi="Times New Roman" w:cs="Times New Roman"/>
        </w:rPr>
        <w:t>a similar model that allowed for an additional period of growth prior to the establishment of the Hawaiian population and another following establishment</w:t>
      </w:r>
      <w:r w:rsidR="00D80EA2" w:rsidRPr="008A292A">
        <w:rPr>
          <w:rFonts w:ascii="Times New Roman" w:eastAsia="Times New Roman" w:hAnsi="Times New Roman" w:cs="Times New Roman"/>
        </w:rPr>
        <w:t xml:space="preserve">. The latter model is described in </w:t>
      </w:r>
      <w:r w:rsidR="00D80EA2" w:rsidRPr="008A292A">
        <w:rPr>
          <w:rFonts w:ascii="Times New Roman" w:eastAsia="Times New Roman" w:hAnsi="Times New Roman" w:cs="Times New Roman"/>
          <w:highlight w:val="yellow"/>
        </w:rPr>
        <w:t xml:space="preserve">Figure </w:t>
      </w:r>
      <w:r w:rsidR="00D95E79" w:rsidRPr="008A292A">
        <w:rPr>
          <w:rFonts w:ascii="Times New Roman" w:eastAsia="Times New Roman" w:hAnsi="Times New Roman" w:cs="Times New Roman"/>
        </w:rPr>
        <w:t>S1</w:t>
      </w:r>
      <w:r w:rsidR="00442634" w:rsidRPr="008A292A">
        <w:rPr>
          <w:rFonts w:ascii="Times New Roman" w:eastAsia="Times New Roman" w:hAnsi="Times New Roman" w:cs="Times New Roman"/>
        </w:rPr>
        <w:t>. To optimize the fitted models</w:t>
      </w:r>
      <w:r w:rsidR="00350442" w:rsidRPr="008A292A">
        <w:rPr>
          <w:rFonts w:ascii="Times New Roman" w:eastAsia="Times New Roman" w:hAnsi="Times New Roman" w:cs="Times New Roman"/>
        </w:rPr>
        <w:t xml:space="preserve">, a variation on </w:t>
      </w:r>
      <w:proofErr w:type="spellStart"/>
      <w:r w:rsidR="00350442" w:rsidRPr="008A292A">
        <w:rPr>
          <w:rFonts w:ascii="Times New Roman" w:eastAsia="Times New Roman" w:hAnsi="Times New Roman" w:cs="Times New Roman"/>
          <w:i/>
          <w:iCs/>
        </w:rPr>
        <w:t>dadi_pipeline</w:t>
      </w:r>
      <w:proofErr w:type="spellEnd"/>
      <w:r w:rsidR="00442634" w:rsidRPr="008A292A">
        <w:rPr>
          <w:rFonts w:ascii="Times New Roman" w:eastAsia="Times New Roman" w:hAnsi="Times New Roman" w:cs="Times New Roman"/>
        </w:rPr>
        <w:t xml:space="preserve">, the sequential </w:t>
      </w:r>
      <w:r w:rsidR="00977D34" w:rsidRPr="008A292A">
        <w:rPr>
          <w:rFonts w:ascii="Times New Roman" w:eastAsia="Times New Roman" w:hAnsi="Times New Roman" w:cs="Times New Roman"/>
        </w:rPr>
        <w:t xml:space="preserve">step-down </w:t>
      </w:r>
      <w:r w:rsidR="00442634" w:rsidRPr="008A292A">
        <w:rPr>
          <w:rFonts w:ascii="Times New Roman" w:eastAsia="Times New Roman" w:hAnsi="Times New Roman" w:cs="Times New Roman"/>
        </w:rPr>
        <w:t xml:space="preserve">parameter permutation approach described by </w:t>
      </w:r>
      <w:r w:rsidR="00442634" w:rsidRPr="008A292A">
        <w:rPr>
          <w:rFonts w:ascii="Times New Roman" w:eastAsia="Times New Roman" w:hAnsi="Times New Roman" w:cs="Times New Roman"/>
        </w:rPr>
        <w:fldChar w:fldCharType="begin" w:fldLock="1"/>
      </w:r>
      <w:r w:rsidR="00D06EE7" w:rsidRPr="008A292A">
        <w:rPr>
          <w:rFonts w:ascii="Times New Roman" w:eastAsia="Times New Roman" w:hAnsi="Times New Roman" w:cs="Times New Roman"/>
        </w:rPr>
        <w:instrText>ADDIN CSL_CITATION {"citationItems":[{"id":"ITEM-1","itemData":{"DOI":"10.1111/mec.14266","abstract":"Abstract The accumulation of biodiversity in tropical forests can occur through multiple allopatric and parapatric models of diversification, including forest refugia, riverine barriers and ecological gradients. Considerable debate surrounds the major diversification process, particularly in the West African Lower Guinea forests, which contain a complex geographic arrangement of topographic features and historical refugia. We used genomic data to investigate alternative mechanisms of diversification in the Gaboon forest frog, Scotobleps gabonicus, by first identifying population structure and then performing demographic model selection and spatially explicit analyses. We found that a majority of population divergences are best explained by allopatric models consistent with the forest refugia hypothesis and involve divergence in isolation with subsequent expansion and gene flow. These population divergences occurred simultaneously and conform to predictions based on climatically stable regions inferred through ecological niche modelling. Although forest refugia played a prominent role in the intraspecific diversification of S. gabonicus, we also find evidence for potential interactions between landscape features and historical refugia, including major rivers and elevational barriers such as the Cameroonian Volcanic Line. We outline the advantages of using genomewide variation in a model-testing framework to distinguish between alternative allopatric hypotheses, and the pitfalls of limited geographic and molecular sampling. Although phylogeographic patterns are often species-specific and related to life-history traits, additional comparative studies incorporating genomic data are necessary for separating shared historical processes from idiosyncratic responses to environmental, climatic and geological influences on diversification.","author":[{"dropping-particle":"","family":"Portik","given":"Daniel M","non-dropping-particle":"","parse-names":false,"suffix":""},{"dropping-particle":"","family":"Leaché","given":"Adam D","non-dropping-particle":"","parse-names":false,"suffix":""},{"dropping-particle":"","family":"Rivera","given":"Danielle","non-dropping-particle":"","parse-names":false,"suffix":""},{"dropping-particle":"","family":"Barej","given":"Michael F","non-dropping-particle":"","parse-names":false,"suffix":""},{"dropping-particle":"","family":"Burger","given":"Marius","non-dropping-particle":"","parse-names":false,"suffix":""},{"dropping-particle":"","family":"Hirschfeld","given":"Mareike","non-dropping-particle":"","parse-names":false,"suffix":""},{"dropping-particle":"","family":"Rödel","given":"Mark-Oliver","non-dropping-particle":"","parse-names":false,"suffix":""},{"dropping-particle":"","family":"Blackburn","given":"David C","non-dropping-particle":"","parse-names":false,"suffix":""},{"dropping-particle":"","family":"Fujita","given":"Matthew K","non-dropping-particle":"","parse-names":false,"suffix":""}],"container-title":"Molecular Ecology","id":"ITEM-1","issue":"19","issued":{"date-parts":[["2017"]]},"page":"5245-5263","title":"Evaluating mechanisms of diversification in a Guineo-Congolian tropical forest frog using demographic model selection","type":"article-journal","volume":"26"},"uris":["http://www.mendeley.com/documents/?uuid=bc98051c-7402-45ec-ab8f-bf7d7406186b"]}],"mendeley":{"formattedCitation":"(Portik et al., 2017)","manualFormatting":"Portik et al. (2017)","plainTextFormattedCitation":"(Portik et al., 2017)","previouslyFormattedCitation":"(Portik et al., 2017)"},"properties":{"noteIndex":0},"schema":"https://github.com/citation-style-language/schema/raw/master/csl-citation.json"}</w:instrText>
      </w:r>
      <w:r w:rsidR="00442634" w:rsidRPr="008A292A">
        <w:rPr>
          <w:rFonts w:ascii="Times New Roman" w:eastAsia="Times New Roman" w:hAnsi="Times New Roman" w:cs="Times New Roman"/>
        </w:rPr>
        <w:fldChar w:fldCharType="separate"/>
      </w:r>
      <w:r w:rsidR="00442634" w:rsidRPr="008A292A">
        <w:rPr>
          <w:rFonts w:ascii="Times New Roman" w:eastAsia="Times New Roman" w:hAnsi="Times New Roman" w:cs="Times New Roman"/>
          <w:noProof/>
        </w:rPr>
        <w:t>Portik et al. (2017)</w:t>
      </w:r>
      <w:r w:rsidR="00442634" w:rsidRPr="008A292A">
        <w:rPr>
          <w:rFonts w:ascii="Times New Roman" w:eastAsia="Times New Roman" w:hAnsi="Times New Roman" w:cs="Times New Roman"/>
        </w:rPr>
        <w:fldChar w:fldCharType="end"/>
      </w:r>
      <w:r w:rsidR="00350442" w:rsidRPr="008A292A">
        <w:rPr>
          <w:rFonts w:ascii="Times New Roman" w:eastAsia="Times New Roman" w:hAnsi="Times New Roman" w:cs="Times New Roman"/>
        </w:rPr>
        <w:t>,</w:t>
      </w:r>
      <w:r w:rsidR="00442634" w:rsidRPr="008A292A">
        <w:rPr>
          <w:rFonts w:ascii="Times New Roman" w:eastAsia="Times New Roman" w:hAnsi="Times New Roman" w:cs="Times New Roman"/>
        </w:rPr>
        <w:t xml:space="preserve"> was used</w:t>
      </w:r>
      <w:r w:rsidR="00977D34" w:rsidRPr="008A292A">
        <w:rPr>
          <w:rFonts w:ascii="Times New Roman" w:eastAsia="Times New Roman" w:hAnsi="Times New Roman" w:cs="Times New Roman"/>
        </w:rPr>
        <w:t xml:space="preserve">. Unlike </w:t>
      </w:r>
      <w:proofErr w:type="spellStart"/>
      <w:r w:rsidR="00977D34" w:rsidRPr="008A292A">
        <w:rPr>
          <w:rFonts w:ascii="Times New Roman" w:eastAsia="Times New Roman" w:hAnsi="Times New Roman" w:cs="Times New Roman"/>
        </w:rPr>
        <w:t>Portik</w:t>
      </w:r>
      <w:proofErr w:type="spellEnd"/>
      <w:r w:rsidR="00977D34" w:rsidRPr="008A292A">
        <w:rPr>
          <w:rFonts w:ascii="Times New Roman" w:eastAsia="Times New Roman" w:hAnsi="Times New Roman" w:cs="Times New Roman"/>
        </w:rPr>
        <w:t xml:space="preserve"> et al. (2017), however, </w:t>
      </w:r>
      <w:r w:rsidR="00D80EA2" w:rsidRPr="008A292A">
        <w:rPr>
          <w:rFonts w:ascii="Times New Roman" w:eastAsia="Times New Roman" w:hAnsi="Times New Roman" w:cs="Times New Roman"/>
        </w:rPr>
        <w:t xml:space="preserve">we set </w:t>
      </w:r>
      <w:r w:rsidR="00977D34" w:rsidRPr="008A292A">
        <w:rPr>
          <w:rFonts w:ascii="Times New Roman" w:eastAsia="Times New Roman" w:hAnsi="Times New Roman" w:cs="Times New Roman"/>
        </w:rPr>
        <w:t xml:space="preserve">the starting parameters for each sequential run via weighting the parameters from each run in the previous iteration by the relative AIC score of that iteration, such that all but the worst runs contribute in some degree to the starting parameters for the next step. </w:t>
      </w:r>
      <w:r w:rsidR="00D80EA2" w:rsidRPr="008A292A">
        <w:rPr>
          <w:rFonts w:ascii="Times New Roman" w:eastAsia="Times New Roman" w:hAnsi="Times New Roman" w:cs="Times New Roman"/>
        </w:rPr>
        <w:t xml:space="preserve">The number of runs and iterations per step are listed in </w:t>
      </w:r>
      <w:r w:rsidR="00D80EA2" w:rsidRPr="008A292A">
        <w:rPr>
          <w:rFonts w:ascii="Times New Roman" w:eastAsia="Times New Roman" w:hAnsi="Times New Roman" w:cs="Times New Roman"/>
          <w:highlight w:val="yellow"/>
        </w:rPr>
        <w:t xml:space="preserve">Table </w:t>
      </w:r>
      <w:r w:rsidR="00D95E79" w:rsidRPr="008A292A">
        <w:rPr>
          <w:rFonts w:ascii="Times New Roman" w:eastAsia="Times New Roman" w:hAnsi="Times New Roman" w:cs="Times New Roman"/>
        </w:rPr>
        <w:t>S2</w:t>
      </w:r>
      <w:r w:rsidR="00D80EA2" w:rsidRPr="008A292A">
        <w:rPr>
          <w:rFonts w:ascii="Times New Roman" w:eastAsia="Times New Roman" w:hAnsi="Times New Roman" w:cs="Times New Roman"/>
        </w:rPr>
        <w:t xml:space="preserve">. </w:t>
      </w:r>
      <w:r w:rsidR="00F4022E" w:rsidRPr="008A292A">
        <w:rPr>
          <w:rFonts w:ascii="Times New Roman" w:eastAsia="Times New Roman" w:hAnsi="Times New Roman" w:cs="Times New Roman"/>
        </w:rPr>
        <w:t>Individual optimization runs were killed if they took longer than 48hrs to complete, since these runs tended to proceed to take far longer to finish. Most runs completed in under 48hrs</w:t>
      </w:r>
      <w:r w:rsidR="008C5A2F" w:rsidRPr="008A292A">
        <w:rPr>
          <w:rFonts w:ascii="Times New Roman" w:eastAsia="Times New Roman" w:hAnsi="Times New Roman" w:cs="Times New Roman"/>
        </w:rPr>
        <w:t xml:space="preserve"> </w:t>
      </w:r>
      <w:r w:rsidR="00F4022E" w:rsidRPr="008A292A">
        <w:rPr>
          <w:rFonts w:ascii="Times New Roman" w:eastAsia="Times New Roman" w:hAnsi="Times New Roman" w:cs="Times New Roman"/>
        </w:rPr>
        <w:t xml:space="preserve">and are included in the results. </w:t>
      </w:r>
      <w:r w:rsidR="00D80EA2" w:rsidRPr="008A292A">
        <w:rPr>
          <w:rFonts w:ascii="Times New Roman" w:eastAsia="Times New Roman" w:hAnsi="Times New Roman" w:cs="Times New Roman"/>
        </w:rPr>
        <w:t xml:space="preserve">To extract meaningful parameter units from the results, we assumed </w:t>
      </w:r>
      <w:r w:rsidR="008C5A2F" w:rsidRPr="008A292A">
        <w:rPr>
          <w:rFonts w:ascii="Times New Roman" w:eastAsia="Times New Roman" w:hAnsi="Times New Roman" w:cs="Times New Roman"/>
        </w:rPr>
        <w:t xml:space="preserve">0.3 years per generation </w:t>
      </w:r>
      <w:r w:rsidR="00D80EA2" w:rsidRPr="008A292A">
        <w:rPr>
          <w:rFonts w:ascii="Times New Roman" w:eastAsia="Times New Roman" w:hAnsi="Times New Roman" w:cs="Times New Roman"/>
        </w:rPr>
        <w:t xml:space="preserve">and used the per-base mutation rate of  </w:t>
      </w:r>
      <w:r w:rsidR="008C5A2F" w:rsidRPr="008A292A">
        <w:rPr>
          <w:rFonts w:ascii="Times New Roman" w:eastAsia="Times New Roman" w:hAnsi="Times New Roman" w:cs="Times New Roman"/>
        </w:rPr>
        <w:t>8.4</w:t>
      </w:r>
      <w:r w:rsidR="00D80EA2" w:rsidRPr="008A292A">
        <w:rPr>
          <w:rFonts w:ascii="Times New Roman" w:eastAsia="Times New Roman" w:hAnsi="Times New Roman" w:cs="Times New Roman"/>
        </w:rPr>
        <w:t>x10</w:t>
      </w:r>
      <w:r w:rsidR="00D80EA2" w:rsidRPr="008A292A">
        <w:rPr>
          <w:rFonts w:ascii="Times New Roman" w:eastAsia="Times New Roman" w:hAnsi="Times New Roman" w:cs="Times New Roman"/>
          <w:vertAlign w:val="superscript"/>
        </w:rPr>
        <w:t>-9</w:t>
      </w:r>
      <w:r w:rsidR="00D80EA2" w:rsidRPr="008A292A">
        <w:rPr>
          <w:rFonts w:ascii="Times New Roman" w:eastAsia="Times New Roman" w:hAnsi="Times New Roman" w:cs="Times New Roman"/>
          <w:vertAlign w:val="superscript"/>
        </w:rPr>
        <w:softHyphen/>
      </w:r>
      <w:r w:rsidR="00D80EA2" w:rsidRPr="008A292A">
        <w:rPr>
          <w:rFonts w:ascii="Times New Roman" w:eastAsia="Times New Roman" w:hAnsi="Times New Roman" w:cs="Times New Roman"/>
        </w:rPr>
        <w:t xml:space="preserve"> reported </w:t>
      </w:r>
      <w:r w:rsidR="008C5A2F" w:rsidRPr="008A292A">
        <w:rPr>
          <w:rFonts w:ascii="Times New Roman" w:eastAsia="Times New Roman" w:hAnsi="Times New Roman" w:cs="Times New Roman"/>
        </w:rPr>
        <w:t xml:space="preserve">from </w:t>
      </w:r>
      <w:r w:rsidR="008C5A2F" w:rsidRPr="008A292A">
        <w:rPr>
          <w:rFonts w:ascii="Times New Roman" w:eastAsia="Times New Roman" w:hAnsi="Times New Roman" w:cs="Times New Roman"/>
          <w:i/>
          <w:iCs/>
        </w:rPr>
        <w:t xml:space="preserve">Drosophila melanogaster </w:t>
      </w:r>
      <w:r w:rsidR="008C5A2F" w:rsidRPr="008A292A">
        <w:rPr>
          <w:rFonts w:ascii="Times New Roman" w:eastAsia="Times New Roman" w:hAnsi="Times New Roman" w:cs="Times New Roman"/>
          <w:i/>
          <w:iCs/>
        </w:rPr>
        <w:fldChar w:fldCharType="begin" w:fldLock="1"/>
      </w:r>
      <w:r w:rsidR="008C5A2F" w:rsidRPr="008A292A">
        <w:rPr>
          <w:rFonts w:ascii="Times New Roman" w:eastAsia="Times New Roman" w:hAnsi="Times New Roman" w:cs="Times New Roman"/>
          <w:i/>
          <w:iCs/>
        </w:rPr>
        <w:instrText>ADDIN CSL_CITATION {"citationItems":[{"id":"ITEM-1","itemData":{"DOI":"10.1038/nature05388","ISSN":"1476-4687","abstract":"Many theoretical calculations in genetics rely on an estimate of u, the mutation rate per nucleotide in the genome, but its value has been controversial because only indirect estimates have previously been available. For the first time a direct estimate of the mutation rate per base pair has been obtained in Drosophila, based on scanning the genome of mutation accumulation lines for mutational changes in the DNA. The new estimate is relatively high, implying that selection against deleterious mutations favours the evolution of sex and recombination.","author":[{"dropping-particle":"","family":"Haag-Liautard","given":"Cathy","non-dropping-particle":"","parse-names":false,"suffix":""},{"dropping-particle":"","family":"Dorris","given":"Mark","non-dropping-particle":"","parse-names":false,"suffix":""},{"dropping-particle":"","family":"Maside","given":"Xulio","non-dropping-particle":"","parse-names":false,"suffix":""},{"dropping-particle":"","family":"Macaskill","given":"Steven","non-dropping-particle":"","parse-names":false,"suffix":""},{"dropping-particle":"","family":"Halligan","given":"Daniel L","non-dropping-particle":"","parse-names":false,"suffix":""},{"dropping-particle":"","family":"Charlesworth","given":"Brian","non-dropping-particle":"","parse-names":false,"suffix":""},{"dropping-particle":"","family":"Keightley","given":"Peter D","non-dropping-particle":"","parse-names":false,"suffix":""}],"container-title":"Nature","id":"ITEM-1","issue":"7123","issued":{"date-parts":[["2007"]]},"page":"82-85","title":"Direct estimation of per nucleotide and genomic deleterious mutation rates in Drosophila","type":"article-journal","volume":"445"},"uris":["http://www.mendeley.com/documents/?uuid=1f708fff-7cfb-4992-8234-88f9c311a7ab"]}],"mendeley":{"formattedCitation":"(Haag-Liautard et al., 2007)","plainTextFormattedCitation":"(Haag-Liautard et al., 2007)","previouslyFormattedCitation":"(Haag-Liautard et al., 2007)"},"properties":{"noteIndex":0},"schema":"https://github.com/citation-style-language/schema/raw/master/csl-citation.json"}</w:instrText>
      </w:r>
      <w:r w:rsidR="008C5A2F" w:rsidRPr="008A292A">
        <w:rPr>
          <w:rFonts w:ascii="Times New Roman" w:eastAsia="Times New Roman" w:hAnsi="Times New Roman" w:cs="Times New Roman"/>
          <w:i/>
          <w:iCs/>
        </w:rPr>
        <w:fldChar w:fldCharType="separate"/>
      </w:r>
      <w:r w:rsidR="008C5A2F" w:rsidRPr="008A292A">
        <w:rPr>
          <w:rFonts w:ascii="Times New Roman" w:eastAsia="Times New Roman" w:hAnsi="Times New Roman" w:cs="Times New Roman"/>
          <w:iCs/>
          <w:noProof/>
        </w:rPr>
        <w:t>(Haag-Liautard et al., 2007)</w:t>
      </w:r>
      <w:r w:rsidR="008C5A2F" w:rsidRPr="008A292A">
        <w:rPr>
          <w:rFonts w:ascii="Times New Roman" w:eastAsia="Times New Roman" w:hAnsi="Times New Roman" w:cs="Times New Roman"/>
          <w:i/>
          <w:iCs/>
        </w:rPr>
        <w:fldChar w:fldCharType="end"/>
      </w:r>
      <w:r w:rsidR="008C5A2F" w:rsidRPr="008A292A">
        <w:rPr>
          <w:rFonts w:ascii="Times New Roman" w:eastAsia="Times New Roman" w:hAnsi="Times New Roman" w:cs="Times New Roman"/>
        </w:rPr>
        <w:t xml:space="preserve">. These values match those used by </w:t>
      </w:r>
      <w:r w:rsidR="008C5A2F" w:rsidRPr="008A292A">
        <w:rPr>
          <w:rFonts w:ascii="Times New Roman" w:eastAsia="Times New Roman" w:hAnsi="Times New Roman" w:cs="Times New Roman"/>
        </w:rPr>
        <w:fldChar w:fldCharType="begin" w:fldLock="1"/>
      </w:r>
      <w:r w:rsidR="000D6C26" w:rsidRPr="008A292A">
        <w:rPr>
          <w:rFonts w:ascii="Times New Roman" w:eastAsia="Times New Roman" w:hAnsi="Times New Roman" w:cs="Times New Roman"/>
        </w:rPr>
        <w:instrText>ADDIN CSL_CITATION {"citationItems":[{"id":"ITEM-1","itemData":{"author":[{"dropping-particle":"","family":"Zhan","given":"Shuai","non-dropping-particle":"","parse-names":false,"suffix":""},{"dropping-particle":"","family":"Zhang","given":"Wei","non-dropping-particle":"","parse-names":false,"suffix":""},{"dropping-particle":"","family":"Niitepõld","given":"Kristjan","non-dropping-particle":"","parse-names":false,"suffix":""},{"dropping-particle":"","family":"Hsu","given":"Jeremy","non-dropping-particle":"","parse-names":false,"suffix":""},{"dropping-particle":"","family":"Haeger","given":"Juan Fernández","non-dropping-particle":"","parse-names":false,"suffix":""},{"dropping-particle":"","family":"Zalucki","given":"Myron P","non-dropping-particle":"","parse-names":false,"suffix":""},{"dropping-particle":"","family":"Altizer","given":"Sonia","non-dropping-particle":"","parse-names":false,"suffix":""},{"dropping-particle":"","family":"Roode","given":"Jacobus C","non-dropping-particle":"de","parse-names":false,"suffix":""},{"dropping-particle":"","family":"Reppert","given":"Steven M","non-dropping-particle":"","parse-names":false,"suffix":""},{"dropping-particle":"","family":"Kronforst","given":"Marcus R","non-dropping-particle":"","parse-names":false,"suffix":""}],"container-title":"Nature","id":"ITEM-1","issued":{"date-parts":[["2014","10","1"]]},"note":"Found 5.14mb that are associated with migration. In particular, a 21kb segment was an extreme outlier, which has evidence of divergent selection on collagen IV alpha-1, with other flight muscle genes also divergent. They argue that migration is the ancestral state, but that non-migratory population leveraged old genomic diversity to aquire the phenotype. Also talked about coloration.\nFor my work, they didn't find any migratory genes in the AUS samples (supplementary material), but very small n (3). Also interesting that the major genes are flight muscles, which won't trigger migration but are very nice to have if you are migratory. Interesting to see which of those genes we recover as outliers in our study.","page":"317","publisher":"Nature Publishing Group, a division of Macmillan Publishers Limited. All Rights Reserved.","title":"The genetics of monarch butterfly migration and warning colouration","type":"article-journal","volume":"514"},"uris":["http://www.mendeley.com/documents/?uuid=72b08a9c-930d-4ec6-8d14-383f9e95d6f2"]}],"mendeley":{"formattedCitation":"(Zhan et al., 2014)","manualFormatting":"Zhan et al. (2014)","plainTextFormattedCitation":"(Zhan et al., 2014)","previouslyFormattedCitation":"(Zhan et al., 2014)"},"properties":{"noteIndex":0},"schema":"https://github.com/citation-style-language/schema/raw/master/csl-citation.json"}</w:instrText>
      </w:r>
      <w:r w:rsidR="008C5A2F" w:rsidRPr="008A292A">
        <w:rPr>
          <w:rFonts w:ascii="Times New Roman" w:eastAsia="Times New Roman" w:hAnsi="Times New Roman" w:cs="Times New Roman"/>
        </w:rPr>
        <w:fldChar w:fldCharType="separate"/>
      </w:r>
      <w:r w:rsidR="008C5A2F" w:rsidRPr="008A292A">
        <w:rPr>
          <w:rFonts w:ascii="Times New Roman" w:eastAsia="Times New Roman" w:hAnsi="Times New Roman" w:cs="Times New Roman"/>
          <w:noProof/>
        </w:rPr>
        <w:t>Zhan et al. (2014)</w:t>
      </w:r>
      <w:r w:rsidR="008C5A2F" w:rsidRPr="008A292A">
        <w:rPr>
          <w:rFonts w:ascii="Times New Roman" w:eastAsia="Times New Roman" w:hAnsi="Times New Roman" w:cs="Times New Roman"/>
        </w:rPr>
        <w:fldChar w:fldCharType="end"/>
      </w:r>
      <w:r w:rsidR="008C5A2F" w:rsidRPr="008A292A">
        <w:rPr>
          <w:rFonts w:ascii="Times New Roman" w:eastAsia="Times New Roman" w:hAnsi="Times New Roman" w:cs="Times New Roman"/>
        </w:rPr>
        <w:t xml:space="preserve">. Using a possibly more realistic generation time of roughly 7 generations per year </w:t>
      </w:r>
      <w:r w:rsidR="008C5A2F" w:rsidRPr="008A292A">
        <w:rPr>
          <w:rFonts w:ascii="Times New Roman" w:eastAsia="Times New Roman" w:hAnsi="Times New Roman" w:cs="Times New Roman"/>
        </w:rPr>
        <w:lastRenderedPageBreak/>
        <w:t xml:space="preserve">results in more recent divergence times, and using the slower mutation rate reported for the more closely related </w:t>
      </w:r>
      <w:proofErr w:type="spellStart"/>
      <w:r w:rsidR="008C5A2F" w:rsidRPr="008A292A">
        <w:rPr>
          <w:rFonts w:ascii="Times New Roman" w:eastAsia="Times New Roman" w:hAnsi="Times New Roman" w:cs="Times New Roman"/>
          <w:i/>
          <w:iCs/>
        </w:rPr>
        <w:t>Heliconius</w:t>
      </w:r>
      <w:proofErr w:type="spellEnd"/>
      <w:r w:rsidR="008C5A2F" w:rsidRPr="008A292A">
        <w:rPr>
          <w:rFonts w:ascii="Times New Roman" w:eastAsia="Times New Roman" w:hAnsi="Times New Roman" w:cs="Times New Roman"/>
          <w:i/>
          <w:iCs/>
        </w:rPr>
        <w:t xml:space="preserve"> </w:t>
      </w:r>
      <w:proofErr w:type="spellStart"/>
      <w:r w:rsidR="008C5A2F" w:rsidRPr="008A292A">
        <w:rPr>
          <w:rFonts w:ascii="Times New Roman" w:eastAsia="Times New Roman" w:hAnsi="Times New Roman" w:cs="Times New Roman"/>
          <w:i/>
          <w:iCs/>
        </w:rPr>
        <w:t>melpomene</w:t>
      </w:r>
      <w:proofErr w:type="spellEnd"/>
      <w:r w:rsidR="008C5A2F" w:rsidRPr="008A292A">
        <w:rPr>
          <w:rFonts w:ascii="Times New Roman" w:eastAsia="Times New Roman" w:hAnsi="Times New Roman" w:cs="Times New Roman"/>
          <w:i/>
          <w:iCs/>
        </w:rPr>
        <w:t xml:space="preserve"> </w:t>
      </w:r>
      <w:r w:rsidR="008C5A2F" w:rsidRPr="008A292A">
        <w:rPr>
          <w:rFonts w:ascii="Times New Roman" w:eastAsia="Times New Roman" w:hAnsi="Times New Roman" w:cs="Times New Roman"/>
        </w:rPr>
        <w:t>of 2.9x10</w:t>
      </w:r>
      <w:r w:rsidR="008C5A2F" w:rsidRPr="008A292A">
        <w:rPr>
          <w:rFonts w:ascii="Times New Roman" w:eastAsia="Times New Roman" w:hAnsi="Times New Roman" w:cs="Times New Roman"/>
          <w:vertAlign w:val="superscript"/>
        </w:rPr>
        <w:t>-9</w:t>
      </w:r>
      <w:r w:rsidR="008C5A2F" w:rsidRPr="008A292A">
        <w:rPr>
          <w:rFonts w:ascii="Times New Roman" w:eastAsia="Times New Roman" w:hAnsi="Times New Roman" w:cs="Times New Roman"/>
        </w:rPr>
        <w:t xml:space="preserve"> </w:t>
      </w:r>
      <w:r w:rsidR="008C5A2F" w:rsidRPr="008A292A">
        <w:rPr>
          <w:rFonts w:ascii="Times New Roman" w:eastAsia="Times New Roman" w:hAnsi="Times New Roman" w:cs="Times New Roman"/>
        </w:rPr>
        <w:fldChar w:fldCharType="begin" w:fldLock="1"/>
      </w:r>
      <w:r w:rsidR="008C5A2F" w:rsidRPr="008A292A">
        <w:rPr>
          <w:rFonts w:ascii="Times New Roman" w:eastAsia="Times New Roman" w:hAnsi="Times New Roman" w:cs="Times New Roman"/>
        </w:rPr>
        <w:instrText>ADDIN CSL_CITATION {"citationItems":[{"id":"ITEM-1","itemData":{"DOI":"10.1093/molbev/msu302","ISSN":"1537-1719","abstract":"We estimated the spontaneous mutation rate in Heliconius melpomene by genome sequencing of a pair of parents and 30 of their offspring, based on the ratio of number of de novo heterozygotes to the number of callable site-individuals. We detected nine new mutations, each one affecting a single site in a single offspring. This yields an estimated mutation rate of 2.9 × 10(-9) (95% confidence interval, 1.3 × 10(-9)-5.5 × 10(-9)), which is similar to recent estimates in Drosophila melanogaster, the only other insect species in which the mutation rate has been directly estimated. We infer that recent effective population size of H. melpomene is about 2 million, a substantially lower value than its census size, suggesting a role for natural selection reducing diversity. We estimate that H. melpomene diverged from its Müllerian comimic H. erato about 6 Ma, a somewhat later date than estimates based on a local molecular clock.","author":[{"dropping-particle":"","family":"Keightley","given":"Peter D","non-dropping-particle":"","parse-names":false,"suffix":""},{"dropping-particle":"","family":"Pinharanda","given":"Ana","non-dropping-particle":"","parse-names":false,"suffix":""},{"dropping-particle":"","family":"Ness","given":"Rob W","non-dropping-particle":"","parse-names":false,"suffix":""},{"dropping-particle":"","family":"Simpson","given":"Fraser","non-dropping-particle":"","parse-names":false,"suffix":""},{"dropping-particle":"","family":"Dasmahapatra","given":"Kanchon K","non-dropping-particle":"","parse-names":false,"suffix":""},{"dropping-particle":"","family":"Mallet","given":"James","non-dropping-particle":"","parse-names":false,"suffix":""},{"dropping-particle":"","family":"Davey","given":"John W","non-dropping-particle":"","parse-names":false,"suffix":""},{"dropping-particle":"","family":"Jiggins","given":"Chris D","non-dropping-particle":"","parse-names":false,"suffix":""}],"container-title":"Molecular biology and evolution","edition":"2014/11/03","id":"ITEM-1","issue":"1","issued":{"date-parts":[["2015","1"]]},"language":"eng","page":"239-243","publisher":"Oxford University Press","title":"Estimation of the spontaneous mutation rate in Heliconius melpomene","type":"article-journal","volume":"32"},"uris":["http://www.mendeley.com/documents/?uuid=376b7025-d4fa-46e6-8dd6-92679fbd929b"]}],"mendeley":{"formattedCitation":"(Keightley et al., 2015)","plainTextFormattedCitation":"(Keightley et al., 2015)","previouslyFormattedCitation":"(Keightley et al., 2015)"},"properties":{"noteIndex":0},"schema":"https://github.com/citation-style-language/schema/raw/master/csl-citation.json"}</w:instrText>
      </w:r>
      <w:r w:rsidR="008C5A2F" w:rsidRPr="008A292A">
        <w:rPr>
          <w:rFonts w:ascii="Times New Roman" w:eastAsia="Times New Roman" w:hAnsi="Times New Roman" w:cs="Times New Roman"/>
        </w:rPr>
        <w:fldChar w:fldCharType="separate"/>
      </w:r>
      <w:r w:rsidR="008C5A2F" w:rsidRPr="008A292A">
        <w:rPr>
          <w:rFonts w:ascii="Times New Roman" w:eastAsia="Times New Roman" w:hAnsi="Times New Roman" w:cs="Times New Roman"/>
          <w:noProof/>
        </w:rPr>
        <w:t>(Keightley et al., 2015)</w:t>
      </w:r>
      <w:r w:rsidR="008C5A2F" w:rsidRPr="008A292A">
        <w:rPr>
          <w:rFonts w:ascii="Times New Roman" w:eastAsia="Times New Roman" w:hAnsi="Times New Roman" w:cs="Times New Roman"/>
        </w:rPr>
        <w:fldChar w:fldCharType="end"/>
      </w:r>
      <w:r w:rsidR="008C5A2F" w:rsidRPr="008A292A">
        <w:rPr>
          <w:rFonts w:ascii="Times New Roman" w:eastAsia="Times New Roman" w:hAnsi="Times New Roman" w:cs="Times New Roman"/>
        </w:rPr>
        <w:t xml:space="preserve"> results in large effective size estimates and more distant divergence times, for a net result of slightly more distant divergence times and larger effective sizes, but qualitatively similar results</w:t>
      </w:r>
      <w:r w:rsidR="00D80EA2" w:rsidRPr="008A292A">
        <w:rPr>
          <w:rFonts w:ascii="Times New Roman" w:eastAsia="Times New Roman" w:hAnsi="Times New Roman" w:cs="Times New Roman"/>
        </w:rPr>
        <w:t xml:space="preserve">. In order to determine length of the considered genomic region, we </w:t>
      </w:r>
      <w:r w:rsidR="00DD4E8A" w:rsidRPr="008A292A">
        <w:rPr>
          <w:rFonts w:ascii="Times New Roman" w:eastAsia="Times New Roman" w:hAnsi="Times New Roman" w:cs="Times New Roman"/>
        </w:rPr>
        <w:t>multiplied the total number of bases sequenced after quality (but not SNP p-value) filtering by</w:t>
      </w:r>
      <w:r w:rsidR="00D80EA2" w:rsidRPr="008A292A">
        <w:rPr>
          <w:rFonts w:ascii="Times New Roman" w:eastAsia="Times New Roman" w:hAnsi="Times New Roman" w:cs="Times New Roman"/>
        </w:rPr>
        <w:t xml:space="preserve"> the ratio of </w:t>
      </w:r>
      <w:r w:rsidR="00DD4E8A" w:rsidRPr="008A292A">
        <w:rPr>
          <w:rFonts w:ascii="Times New Roman" w:eastAsia="Times New Roman" w:hAnsi="Times New Roman" w:cs="Times New Roman"/>
        </w:rPr>
        <w:t>SNPs in the final allele frequency spectrum to the total number of called, considered SNPs.</w:t>
      </w:r>
    </w:p>
    <w:p w14:paraId="454E799A" w14:textId="6ECD00CE" w:rsidR="008C2E8F" w:rsidRPr="008A292A" w:rsidRDefault="008C2E8F" w:rsidP="00442634">
      <w:pPr>
        <w:ind w:firstLine="720"/>
        <w:rPr>
          <w:rFonts w:ascii="Times New Roman" w:eastAsia="Times New Roman" w:hAnsi="Times New Roman" w:cs="Times New Roman"/>
        </w:rPr>
      </w:pPr>
      <w:r w:rsidRPr="008A292A">
        <w:rPr>
          <w:rFonts w:ascii="Times New Roman" w:hAnsi="Times New Roman" w:cs="Times New Roman"/>
          <w:color w:val="000000"/>
        </w:rPr>
        <w:t xml:space="preserve">Among the large set of possible demographic models, </w:t>
      </w:r>
      <w:r w:rsidR="00DD4E8A" w:rsidRPr="008A292A">
        <w:rPr>
          <w:rFonts w:ascii="Times New Roman" w:hAnsi="Times New Roman" w:cs="Times New Roman"/>
          <w:color w:val="000000"/>
        </w:rPr>
        <w:t>the basic</w:t>
      </w:r>
      <w:r w:rsidRPr="008A292A">
        <w:rPr>
          <w:rFonts w:ascii="Times New Roman" w:hAnsi="Times New Roman" w:cs="Times New Roman"/>
          <w:color w:val="000000"/>
        </w:rPr>
        <w:t xml:space="preserve"> </w:t>
      </w:r>
      <w:r w:rsidRPr="008A292A">
        <w:rPr>
          <w:rFonts w:ascii="Times New Roman" w:hAnsi="Times New Roman" w:cs="Times New Roman"/>
          <w:i/>
          <w:color w:val="000000"/>
        </w:rPr>
        <w:t>found and grow</w:t>
      </w:r>
      <w:r w:rsidRPr="008A292A">
        <w:rPr>
          <w:rFonts w:ascii="Times New Roman" w:hAnsi="Times New Roman" w:cs="Times New Roman"/>
          <w:color w:val="000000"/>
        </w:rPr>
        <w:t xml:space="preserve"> scenario, </w:t>
      </w:r>
      <w:r w:rsidR="00DD4E8A" w:rsidRPr="008A292A">
        <w:rPr>
          <w:rFonts w:ascii="Times New Roman" w:hAnsi="Times New Roman" w:cs="Times New Roman"/>
          <w:color w:val="000000"/>
        </w:rPr>
        <w:t>which had</w:t>
      </w:r>
      <w:r w:rsidRPr="008A292A">
        <w:rPr>
          <w:rFonts w:ascii="Times New Roman" w:hAnsi="Times New Roman" w:cs="Times New Roman"/>
          <w:color w:val="000000"/>
        </w:rPr>
        <w:t xml:space="preserve"> a constant ancestral population size in North America</w:t>
      </w:r>
      <w:r w:rsidR="00DD4E8A" w:rsidRPr="008A292A">
        <w:rPr>
          <w:rFonts w:ascii="Times New Roman" w:hAnsi="Times New Roman" w:cs="Times New Roman"/>
          <w:color w:val="000000"/>
        </w:rPr>
        <w:t xml:space="preserve">, </w:t>
      </w:r>
      <w:r w:rsidRPr="008A292A">
        <w:rPr>
          <w:rFonts w:ascii="Times New Roman" w:hAnsi="Times New Roman" w:cs="Times New Roman"/>
          <w:color w:val="000000"/>
        </w:rPr>
        <w:t>Hawaii</w:t>
      </w:r>
      <w:r w:rsidR="00DD4E8A" w:rsidRPr="008A292A">
        <w:rPr>
          <w:rFonts w:ascii="Times New Roman" w:hAnsi="Times New Roman" w:cs="Times New Roman"/>
          <w:color w:val="000000"/>
        </w:rPr>
        <w:t xml:space="preserve"> colonization, and then population growth in both sites produced the lowest AIC scores on the final pass of the pipeline</w:t>
      </w:r>
      <w:r w:rsidRPr="008A292A">
        <w:rPr>
          <w:rFonts w:ascii="Times New Roman" w:hAnsi="Times New Roman" w:cs="Times New Roman"/>
          <w:color w:val="000000"/>
        </w:rPr>
        <w:t xml:space="preserve">. </w:t>
      </w:r>
      <w:r w:rsidR="00DD4E8A" w:rsidRPr="008A292A">
        <w:rPr>
          <w:rFonts w:ascii="Times New Roman" w:hAnsi="Times New Roman" w:cs="Times New Roman"/>
          <w:color w:val="000000"/>
        </w:rPr>
        <w:t>However, the new</w:t>
      </w:r>
      <w:r w:rsidRPr="008A292A">
        <w:rPr>
          <w:rFonts w:ascii="Times New Roman" w:hAnsi="Times New Roman" w:cs="Times New Roman"/>
          <w:color w:val="000000"/>
        </w:rPr>
        <w:t xml:space="preserve"> </w:t>
      </w:r>
      <w:r w:rsidRPr="008A292A">
        <w:rPr>
          <w:rFonts w:ascii="Times New Roman" w:hAnsi="Times New Roman" w:cs="Times New Roman"/>
          <w:i/>
          <w:color w:val="000000"/>
        </w:rPr>
        <w:t>three epoch found and grow</w:t>
      </w:r>
      <w:r w:rsidRPr="008A292A">
        <w:rPr>
          <w:rFonts w:ascii="Times New Roman" w:hAnsi="Times New Roman" w:cs="Times New Roman"/>
          <w:color w:val="000000"/>
        </w:rPr>
        <w:t xml:space="preserve"> </w:t>
      </w:r>
      <w:r w:rsidR="00DD4E8A" w:rsidRPr="008A292A">
        <w:rPr>
          <w:rFonts w:ascii="Times New Roman" w:hAnsi="Times New Roman" w:cs="Times New Roman"/>
          <w:color w:val="000000"/>
        </w:rPr>
        <w:t>model</w:t>
      </w:r>
      <w:r w:rsidRPr="008A292A">
        <w:rPr>
          <w:rFonts w:ascii="Times New Roman" w:hAnsi="Times New Roman" w:cs="Times New Roman"/>
          <w:color w:val="000000"/>
        </w:rPr>
        <w:t>, which involved multiple rounds of demographic expansion in the ancestral North American population, followed by colonization and growth in Hawaii</w:t>
      </w:r>
      <w:r w:rsidR="00DD4E8A" w:rsidRPr="008A292A">
        <w:rPr>
          <w:rFonts w:ascii="Times New Roman" w:hAnsi="Times New Roman" w:cs="Times New Roman"/>
          <w:color w:val="000000"/>
        </w:rPr>
        <w:t xml:space="preserve"> had the lowest possible AIC score across all passes of the pipeline</w:t>
      </w:r>
      <w:r w:rsidRPr="008A292A">
        <w:rPr>
          <w:rFonts w:ascii="Times New Roman" w:hAnsi="Times New Roman" w:cs="Times New Roman"/>
          <w:color w:val="000000"/>
        </w:rPr>
        <w:t xml:space="preserve">. </w:t>
      </w:r>
      <w:r w:rsidR="00DD4E8A" w:rsidRPr="008A292A">
        <w:rPr>
          <w:rFonts w:ascii="Times New Roman" w:hAnsi="Times New Roman" w:cs="Times New Roman"/>
          <w:color w:val="000000"/>
        </w:rPr>
        <w:t>As described above, the</w:t>
      </w:r>
      <w:r w:rsidRPr="008A292A">
        <w:rPr>
          <w:rFonts w:ascii="Times New Roman" w:hAnsi="Times New Roman" w:cs="Times New Roman"/>
          <w:color w:val="000000"/>
        </w:rPr>
        <w:t xml:space="preserve"> three epoch found and grow model is</w:t>
      </w:r>
      <w:r w:rsidR="002647E1" w:rsidRPr="008A292A">
        <w:rPr>
          <w:rFonts w:ascii="Times New Roman" w:hAnsi="Times New Roman" w:cs="Times New Roman"/>
          <w:color w:val="000000"/>
        </w:rPr>
        <w:t xml:space="preserve"> a</w:t>
      </w:r>
      <w:r w:rsidR="00DD4E8A" w:rsidRPr="008A292A">
        <w:rPr>
          <w:rFonts w:ascii="Times New Roman" w:hAnsi="Times New Roman" w:cs="Times New Roman"/>
          <w:color w:val="000000"/>
        </w:rPr>
        <w:t xml:space="preserve"> more complex version of the</w:t>
      </w:r>
      <w:r w:rsidRPr="008A292A">
        <w:rPr>
          <w:rFonts w:ascii="Times New Roman" w:hAnsi="Times New Roman" w:cs="Times New Roman"/>
          <w:color w:val="000000"/>
        </w:rPr>
        <w:t xml:space="preserve"> model specified in Zhan </w:t>
      </w:r>
      <w:r w:rsidRPr="008A292A">
        <w:rPr>
          <w:rFonts w:ascii="Times New Roman" w:hAnsi="Times New Roman" w:cs="Times New Roman"/>
          <w:i/>
          <w:color w:val="000000"/>
        </w:rPr>
        <w:t>et al.</w:t>
      </w:r>
      <w:r w:rsidR="009A26B0" w:rsidRPr="008A292A">
        <w:rPr>
          <w:rFonts w:ascii="Times New Roman" w:hAnsi="Times New Roman" w:cs="Times New Roman"/>
          <w:color w:val="000000"/>
        </w:rPr>
        <w:t xml:space="preserve"> (2014)</w:t>
      </w:r>
      <w:r w:rsidR="00652050" w:rsidRPr="008A292A">
        <w:rPr>
          <w:rFonts w:ascii="Times New Roman" w:hAnsi="Times New Roman" w:cs="Times New Roman"/>
          <w:color w:val="000000"/>
        </w:rPr>
        <w:t xml:space="preserve">. </w:t>
      </w:r>
      <w:r w:rsidRPr="008A292A">
        <w:rPr>
          <w:rFonts w:ascii="Times New Roman" w:hAnsi="Times New Roman" w:cs="Times New Roman"/>
          <w:color w:val="000000"/>
        </w:rPr>
        <w:t>We report the results of</w:t>
      </w:r>
      <w:r w:rsidR="00652050" w:rsidRPr="008A292A">
        <w:rPr>
          <w:rFonts w:ascii="Times New Roman" w:hAnsi="Times New Roman" w:cs="Times New Roman"/>
          <w:color w:val="000000"/>
        </w:rPr>
        <w:t xml:space="preserve"> both of these models and, where relevant, highlight discrepancies in the inferences that they produce.</w:t>
      </w:r>
    </w:p>
    <w:p w14:paraId="6016C589" w14:textId="1C730298" w:rsidR="00442634" w:rsidRPr="008A292A" w:rsidRDefault="00D06EE7" w:rsidP="00442634">
      <w:pPr>
        <w:ind w:firstLine="720"/>
        <w:rPr>
          <w:rFonts w:ascii="Times New Roman" w:eastAsia="Times New Roman" w:hAnsi="Times New Roman" w:cs="Times New Roman"/>
        </w:rPr>
      </w:pPr>
      <w:r w:rsidRPr="008A292A">
        <w:rPr>
          <w:rFonts w:ascii="Times New Roman" w:eastAsia="Times New Roman" w:hAnsi="Times New Roman" w:cs="Times New Roman"/>
        </w:rPr>
        <w:t xml:space="preserve">To quantify the direction and strength of population spread across the Pacific, </w:t>
      </w:r>
      <w:r w:rsidR="00FA2743" w:rsidRPr="008A292A">
        <w:rPr>
          <w:rFonts w:ascii="Times New Roman" w:eastAsia="Times New Roman" w:hAnsi="Times New Roman" w:cs="Times New Roman"/>
        </w:rPr>
        <w:t xml:space="preserve">we calculated the </w:t>
      </w:r>
      <w:r w:rsidRPr="008A292A">
        <w:rPr>
          <w:rFonts w:ascii="Times New Roman" w:eastAsia="Times New Roman" w:hAnsi="Times New Roman" w:cs="Times New Roman"/>
        </w:rPr>
        <w:t>directionality index (</w:t>
      </w:r>
      <m:oMath>
        <m:r>
          <w:rPr>
            <w:rFonts w:ascii="Cambria Math" w:eastAsia="Times New Roman" w:hAnsi="Cambria Math" w:cs="Times New Roman"/>
          </w:rPr>
          <m:t>ψ</m:t>
        </m:r>
      </m:oMath>
      <w:r w:rsidRPr="008A292A">
        <w:rPr>
          <w:rFonts w:ascii="Times New Roman" w:eastAsia="Times New Roman" w:hAnsi="Times New Roman" w:cs="Times New Roman"/>
        </w:rPr>
        <w:t>)</w:t>
      </w:r>
      <w:r w:rsidR="00FA2743" w:rsidRPr="008A292A">
        <w:rPr>
          <w:rFonts w:ascii="Times New Roman" w:eastAsia="Times New Roman" w:hAnsi="Times New Roman" w:cs="Times New Roman"/>
        </w:rPr>
        <w:t xml:space="preserve"> </w:t>
      </w:r>
      <w:r w:rsidRPr="008A292A">
        <w:rPr>
          <w:rFonts w:ascii="Times New Roman" w:eastAsia="Times New Roman" w:hAnsi="Times New Roman" w:cs="Times New Roman"/>
        </w:rPr>
        <w:t xml:space="preserve">for each pairwise combination of the North American, Hawaiian, Queensland, </w:t>
      </w:r>
      <w:r w:rsidR="00A53C00" w:rsidRPr="008A292A">
        <w:rPr>
          <w:rFonts w:ascii="Times New Roman" w:eastAsia="Times New Roman" w:hAnsi="Times New Roman" w:cs="Times New Roman"/>
        </w:rPr>
        <w:t>Guam</w:t>
      </w:r>
      <w:r w:rsidR="00FA2743" w:rsidRPr="008A292A">
        <w:rPr>
          <w:rFonts w:ascii="Times New Roman" w:eastAsia="Times New Roman" w:hAnsi="Times New Roman" w:cs="Times New Roman"/>
        </w:rPr>
        <w:t>, Rota, Norfolk Island</w:t>
      </w:r>
      <w:r w:rsidRPr="008A292A">
        <w:rPr>
          <w:rFonts w:ascii="Times New Roman" w:eastAsia="Times New Roman" w:hAnsi="Times New Roman" w:cs="Times New Roman"/>
        </w:rPr>
        <w:t xml:space="preserve"> populations according to </w:t>
      </w:r>
      <w:r w:rsidRPr="008A292A">
        <w:rPr>
          <w:rFonts w:ascii="Times New Roman" w:eastAsia="Times New Roman" w:hAnsi="Times New Roman" w:cs="Times New Roman"/>
        </w:rPr>
        <w:fldChar w:fldCharType="begin" w:fldLock="1"/>
      </w:r>
      <w:r w:rsidRPr="008A292A">
        <w:rPr>
          <w:rFonts w:ascii="Times New Roman" w:eastAsia="Times New Roman" w:hAnsi="Times New Roman" w:cs="Times New Roman"/>
        </w:rPr>
        <w:instrText>ADDIN CSL_CITATION {"citationItems":[{"id":"ITEM-1","itemData":{"DOI":"10.1111/evo.12202","ISSN":"00143820","abstract":"We propose a method that uses genetic data to test for the occurrence of a recent range expansion and to infer the location of the origin of the expansion. We introduce a statistic for pairs of populations $\\psi$ (the directionality index) that detects asymmetries in the two-dimensional allele frequency spectrum caused by the series of founder events that happen during an expansion. Such asymmetry arises because low frequency alleles tend to be lost during founder events, thus creating clines in the frequencies of surviving low-frequency alleles. Using simulations, we further show that $\\psi$ is more powerful for detecting range expansions than both $F_{ST}$ and clines in heterozygosity. We illustrate the utility of $\\psi$ by applying it to a data set from modern humans and show how we can include more complicated scenarios such as multiple expansion origins or barriers to migration in the model.","author":[{"dropping-particle":"","family":"Peter","given":"Benjamin M.","non-dropping-particle":"","parse-names":false,"suffix":""},{"dropping-particle":"","family":"Slatkin","given":"Montgomery","non-dropping-particle":"","parse-names":false,"suffix":""}],"container-title":"Evolution","id":"ITEM-1","issue":"11","issued":{"date-parts":[["2013","11","1"]]},"note":"doi: 10.1111/evo.12202","page":"3274-3289","publisher":"John Wiley &amp; Sons, Ltd (10.1111)","title":"Detecting range expansions from genetic data","type":"article-journal","volume":"67"},"uris":["http://www.mendeley.com/documents/?uuid=3f5c72c6-2038-4ea9-8167-63c353fda5ae"]}],"mendeley":{"formattedCitation":"(Peter &amp; Slatkin, 2013)","manualFormatting":"Peter &amp; Slatkin (2013)","plainTextFormattedCitation":"(Peter &amp; Slatkin, 2013)","previouslyFormattedCitation":"(Peter &amp; Slatkin, 2013)"},"properties":{"noteIndex":0},"schema":"https://github.com/citation-style-language/schema/raw/master/csl-citation.json"}</w:instrText>
      </w:r>
      <w:r w:rsidRPr="008A292A">
        <w:rPr>
          <w:rFonts w:ascii="Times New Roman" w:eastAsia="Times New Roman" w:hAnsi="Times New Roman" w:cs="Times New Roman"/>
        </w:rPr>
        <w:fldChar w:fldCharType="separate"/>
      </w:r>
      <w:r w:rsidRPr="008A292A">
        <w:rPr>
          <w:rFonts w:ascii="Times New Roman" w:eastAsia="Times New Roman" w:hAnsi="Times New Roman" w:cs="Times New Roman"/>
          <w:noProof/>
        </w:rPr>
        <w:t>Peter &amp; Slatkin (2013)</w:t>
      </w:r>
      <w:r w:rsidRPr="008A292A">
        <w:rPr>
          <w:rFonts w:ascii="Times New Roman" w:eastAsia="Times New Roman" w:hAnsi="Times New Roman" w:cs="Times New Roman"/>
        </w:rPr>
        <w:fldChar w:fldCharType="end"/>
      </w:r>
      <w:r w:rsidRPr="008A292A">
        <w:rPr>
          <w:rFonts w:ascii="Times New Roman" w:eastAsia="Times New Roman" w:hAnsi="Times New Roman" w:cs="Times New Roman"/>
        </w:rPr>
        <w:t xml:space="preserve"> using the </w:t>
      </w:r>
      <w:proofErr w:type="spellStart"/>
      <w:r w:rsidRPr="008A292A">
        <w:rPr>
          <w:rFonts w:ascii="Times New Roman" w:eastAsia="Times New Roman" w:hAnsi="Times New Roman" w:cs="Times New Roman"/>
        </w:rPr>
        <w:t>snpR</w:t>
      </w:r>
      <w:proofErr w:type="spellEnd"/>
      <w:r w:rsidRPr="008A292A">
        <w:rPr>
          <w:rFonts w:ascii="Times New Roman" w:eastAsia="Times New Roman" w:hAnsi="Times New Roman" w:cs="Times New Roman"/>
        </w:rPr>
        <w:t xml:space="preserve"> package (Hemstrom et al </w:t>
      </w:r>
      <w:r w:rsidRPr="008A292A">
        <w:rPr>
          <w:rFonts w:ascii="Times New Roman" w:eastAsia="Times New Roman" w:hAnsi="Times New Roman" w:cs="Times New Roman"/>
          <w:i/>
          <w:iCs/>
        </w:rPr>
        <w:t>in prep</w:t>
      </w:r>
      <w:r w:rsidRPr="008A292A">
        <w:rPr>
          <w:rFonts w:ascii="Times New Roman" w:eastAsia="Times New Roman" w:hAnsi="Times New Roman" w:cs="Times New Roman"/>
        </w:rPr>
        <w:t xml:space="preserve">). </w:t>
      </w:r>
      <w:r w:rsidR="00FA2743" w:rsidRPr="008A292A">
        <w:rPr>
          <w:rFonts w:ascii="Times New Roman" w:eastAsia="Times New Roman" w:hAnsi="Times New Roman" w:cs="Times New Roman"/>
        </w:rPr>
        <w:t>We created t</w:t>
      </w:r>
      <w:r w:rsidRPr="008A292A">
        <w:rPr>
          <w:rFonts w:ascii="Times New Roman" w:eastAsia="Times New Roman" w:hAnsi="Times New Roman" w:cs="Times New Roman"/>
        </w:rPr>
        <w:t xml:space="preserve">he polarized site-frequency spectra used in these calculations using the </w:t>
      </w:r>
      <w:proofErr w:type="spellStart"/>
      <w:r w:rsidRPr="008A292A">
        <w:rPr>
          <w:rFonts w:ascii="Times New Roman" w:eastAsia="Times New Roman" w:hAnsi="Times New Roman" w:cs="Times New Roman"/>
        </w:rPr>
        <w:t>dadi</w:t>
      </w:r>
      <w:proofErr w:type="spellEnd"/>
      <w:r w:rsidRPr="008A292A">
        <w:rPr>
          <w:rFonts w:ascii="Times New Roman" w:eastAsia="Times New Roman" w:hAnsi="Times New Roman" w:cs="Times New Roman"/>
        </w:rPr>
        <w:t xml:space="preserve"> dataset described above </w:t>
      </w:r>
      <w:r w:rsidR="00894E0B" w:rsidRPr="008A292A">
        <w:rPr>
          <w:rFonts w:ascii="Times New Roman" w:eastAsia="Times New Roman" w:hAnsi="Times New Roman" w:cs="Times New Roman"/>
        </w:rPr>
        <w:t xml:space="preserve">by projecting populations down to ten gene copies each </w:t>
      </w:r>
      <w:r w:rsidRPr="008A292A">
        <w:rPr>
          <w:rFonts w:ascii="Times New Roman" w:eastAsia="Times New Roman" w:hAnsi="Times New Roman" w:cs="Times New Roman"/>
        </w:rPr>
        <w:t xml:space="preserve">using the methods described by </w:t>
      </w:r>
      <w:r w:rsidRPr="008A292A">
        <w:rPr>
          <w:rFonts w:ascii="Times New Roman" w:eastAsia="Times New Roman" w:hAnsi="Times New Roman" w:cs="Times New Roman"/>
        </w:rPr>
        <w:fldChar w:fldCharType="begin" w:fldLock="1"/>
      </w:r>
      <w:r w:rsidR="003B114B" w:rsidRPr="008A292A">
        <w:rPr>
          <w:rFonts w:ascii="Times New Roman" w:eastAsia="Times New Roman" w:hAnsi="Times New Roman" w:cs="Times New Roman"/>
        </w:rPr>
        <w:instrText>ADDIN CSL_CITATION {"citationItems":[{"id":"ITEM-1","itemData":{"DOI":"10.1371/journal.pgen.1000695","abstract":"Author Summary The demographic history of our species is reflected in patterns of genetic variation within and among populations. We developed an efficient method for calculating the expected distribution of genetic variation, given a demographic model including such events as population size changes, population splits and joins, and migration. We applied our approach to publicly available human sequencing data, searching for models that best reproduce the observed patterns. Our joint analysis of data from African, European, and Asian populations yielded new dates for when these populations diverged. In particular, we found that African and Eurasian populations diverged around 100,000 years ago. This is earlier than other genetic studies suggest, because our model includes the effects of migration, which we found to be important for reproducing observed patterns of variation in the data. We also analyzed data from European, Asian, and Mexican populations to model the peopling of the Americas. Here, we find no evidence for recurrent migration after East Asian and Native American populations diverged. Our methods are not limited to studying humans, and we hope that future sequencing projects will offer more insights into the history of both our own species and others.","author":[{"dropping-particle":"","family":"Gutenkunst","given":"Ryan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Genetics","id":"ITEM-1","issue":"10","issued":{"date-parts":[["2009"]]},"page":"1-11","publisher":"Public Library of Science","title":"Inferring the Joint Demographic History of Multiple Populations from Multidimensional SNP Frequency Data","type":"article-journal","volume":"5"},"uris":["http://www.mendeley.com/documents/?uuid=62b53a34-9b7c-427f-acf6-2753b1cc3231"]}],"mendeley":{"formattedCitation":"(Gutenkunst et al., 2009)","manualFormatting":"Gutenkunst et al. (2009)","plainTextFormattedCitation":"(Gutenkunst et al., 2009)","previouslyFormattedCitation":"(Gutenkunst et al., 2009)"},"properties":{"noteIndex":0},"schema":"https://github.com/citation-style-language/schema/raw/master/csl-citation.json"}</w:instrText>
      </w:r>
      <w:r w:rsidRPr="008A292A">
        <w:rPr>
          <w:rFonts w:ascii="Times New Roman" w:eastAsia="Times New Roman" w:hAnsi="Times New Roman" w:cs="Times New Roman"/>
        </w:rPr>
        <w:fldChar w:fldCharType="separate"/>
      </w:r>
      <w:r w:rsidRPr="008A292A">
        <w:rPr>
          <w:rFonts w:ascii="Times New Roman" w:eastAsia="Times New Roman" w:hAnsi="Times New Roman" w:cs="Times New Roman"/>
          <w:noProof/>
        </w:rPr>
        <w:t>Gutenkunst et al. (2009)</w:t>
      </w:r>
      <w:r w:rsidRPr="008A292A">
        <w:rPr>
          <w:rFonts w:ascii="Times New Roman" w:eastAsia="Times New Roman" w:hAnsi="Times New Roman" w:cs="Times New Roman"/>
        </w:rPr>
        <w:fldChar w:fldCharType="end"/>
      </w:r>
      <w:r w:rsidRPr="008A292A">
        <w:rPr>
          <w:rFonts w:ascii="Times New Roman" w:eastAsia="Times New Roman" w:hAnsi="Times New Roman" w:cs="Times New Roman"/>
        </w:rPr>
        <w:t xml:space="preserve"> as implemented in </w:t>
      </w:r>
      <w:proofErr w:type="spellStart"/>
      <w:r w:rsidRPr="008A292A">
        <w:rPr>
          <w:rFonts w:ascii="Times New Roman" w:eastAsia="Times New Roman" w:hAnsi="Times New Roman" w:cs="Times New Roman"/>
        </w:rPr>
        <w:t>snpR</w:t>
      </w:r>
      <w:proofErr w:type="spellEnd"/>
      <w:r w:rsidRPr="008A292A">
        <w:rPr>
          <w:rFonts w:ascii="Times New Roman" w:eastAsia="Times New Roman" w:hAnsi="Times New Roman" w:cs="Times New Roman"/>
        </w:rPr>
        <w:t xml:space="preserve"> (Hemstrom et al </w:t>
      </w:r>
      <w:r w:rsidRPr="008A292A">
        <w:rPr>
          <w:rFonts w:ascii="Times New Roman" w:eastAsia="Times New Roman" w:hAnsi="Times New Roman" w:cs="Times New Roman"/>
          <w:i/>
          <w:iCs/>
        </w:rPr>
        <w:t>in prep</w:t>
      </w:r>
      <w:r w:rsidRPr="008A292A">
        <w:rPr>
          <w:rFonts w:ascii="Times New Roman" w:eastAsia="Times New Roman" w:hAnsi="Times New Roman" w:cs="Times New Roman"/>
        </w:rPr>
        <w:t>).</w:t>
      </w:r>
      <w:r w:rsidR="00651F22" w:rsidRPr="008A292A">
        <w:rPr>
          <w:rFonts w:ascii="Times New Roman" w:eastAsia="Times New Roman" w:hAnsi="Times New Roman" w:cs="Times New Roman"/>
        </w:rPr>
        <w:t xml:space="preserve"> </w:t>
      </w:r>
      <w:r w:rsidR="00894E0B" w:rsidRPr="008A292A">
        <w:rPr>
          <w:rFonts w:ascii="Times New Roman" w:eastAsia="Times New Roman" w:hAnsi="Times New Roman" w:cs="Times New Roman"/>
        </w:rPr>
        <w:t xml:space="preserve">Using 10 gene copies tended to produce the highest number of maintained SNPs in the resulting spectra. </w:t>
      </w:r>
      <w:r w:rsidR="00651F22" w:rsidRPr="008A292A">
        <w:rPr>
          <w:rFonts w:ascii="Times New Roman" w:hAnsi="Times New Roman" w:cs="Times New Roman"/>
          <w:iCs/>
          <w:color w:val="000000"/>
        </w:rPr>
        <w:t xml:space="preserve">The SNPs were polarized via reference to whole genome sequence data </w:t>
      </w:r>
      <w:r w:rsidR="00651F22" w:rsidRPr="008A292A">
        <w:rPr>
          <w:rFonts w:ascii="Times New Roman" w:eastAsia="Times New Roman" w:hAnsi="Times New Roman" w:cs="Times New Roman"/>
        </w:rPr>
        <w:t>of the best sequenced monarch sister taxa</w:t>
      </w:r>
      <w:r w:rsidR="00651F22" w:rsidRPr="008A292A">
        <w:rPr>
          <w:rFonts w:ascii="Times New Roman" w:hAnsi="Times New Roman" w:cs="Times New Roman"/>
          <w:iCs/>
          <w:color w:val="000000"/>
        </w:rPr>
        <w:t xml:space="preserve"> </w:t>
      </w:r>
      <w:r w:rsidR="00651F22" w:rsidRPr="008A292A">
        <w:rPr>
          <w:rFonts w:ascii="Times New Roman" w:eastAsia="Times New Roman" w:hAnsi="Times New Roman" w:cs="Times New Roman"/>
          <w:i/>
          <w:iCs/>
        </w:rPr>
        <w:t xml:space="preserve">Danaus </w:t>
      </w:r>
      <w:proofErr w:type="spellStart"/>
      <w:r w:rsidR="00651F22" w:rsidRPr="008A292A">
        <w:rPr>
          <w:rFonts w:ascii="Times New Roman" w:eastAsia="Times New Roman" w:hAnsi="Times New Roman" w:cs="Times New Roman"/>
          <w:i/>
          <w:iCs/>
        </w:rPr>
        <w:t>erippus</w:t>
      </w:r>
      <w:proofErr w:type="spellEnd"/>
      <w:r w:rsidR="00651F22" w:rsidRPr="008A292A">
        <w:rPr>
          <w:rFonts w:ascii="Times New Roman" w:eastAsia="Times New Roman" w:hAnsi="Times New Roman" w:cs="Times New Roman"/>
        </w:rPr>
        <w:t xml:space="preserve"> individual from </w:t>
      </w:r>
      <w:r w:rsidR="00651F22" w:rsidRPr="008A292A">
        <w:rPr>
          <w:rFonts w:ascii="Times New Roman" w:eastAsia="Times New Roman" w:hAnsi="Times New Roman" w:cs="Times New Roman"/>
        </w:rPr>
        <w:fldChar w:fldCharType="begin" w:fldLock="1"/>
      </w:r>
      <w:r w:rsidR="00651F22" w:rsidRPr="008A292A">
        <w:rPr>
          <w:rFonts w:ascii="Times New Roman" w:eastAsia="Times New Roman" w:hAnsi="Times New Roman" w:cs="Times New Roman"/>
        </w:rPr>
        <w:instrText>ADDIN CSL_CITATION {"citationItems":[{"id":"ITEM-1","itemData":{"author":[{"dropping-particle":"","family":"Zhan","given":"Shuai","non-dropping-particle":"","parse-names":false,"suffix":""},{"dropping-particle":"","family":"Zhang","given":"Wei","non-dropping-particle":"","parse-names":false,"suffix":""},{"dropping-particle":"","family":"Niitepõld","given":"Kristjan","non-dropping-particle":"","parse-names":false,"suffix":""},{"dropping-particle":"","family":"Hsu","given":"Jeremy","non-dropping-particle":"","parse-names":false,"suffix":""},{"dropping-particle":"","family":"Haeger","given":"Juan Fernández","non-dropping-particle":"","parse-names":false,"suffix":""},{"dropping-particle":"","family":"Zalucki","given":"Myron P","non-dropping-particle":"","parse-names":false,"suffix":""},{"dropping-particle":"","family":"Altizer","given":"Sonia","non-dropping-particle":"","parse-names":false,"suffix":""},{"dropping-particle":"","family":"Roode","given":"Jacobus C","non-dropping-particle":"de","parse-names":false,"suffix":""},{"dropping-particle":"","family":"Reppert","given":"Steven M","non-dropping-particle":"","parse-names":false,"suffix":""},{"dropping-particle":"","family":"Kronforst","given":"Marcus R","non-dropping-particle":"","parse-names":false,"suffix":""}],"container-title":"Nature","id":"ITEM-1","issued":{"date-parts":[["2014","10","1"]]},"note":"Found 5.14mb that are associated with migration. In particular, a 21kb segment was an extreme outlier, which has evidence of divergent selection on collagen IV alpha-1, with other flight muscle genes also divergent. They argue that migration is the ancestral state, but that non-migratory population leveraged old genomic diversity to aquire the phenotype. Also talked about coloration.\nFor my work, they didn't find any migratory genes in the AUS samples (supplementary material), but very small n (3). Also interesting that the major genes are flight muscles, which won't trigger migration but are very nice to have if you are migratory. Interesting to see which of those genes we recover as outliers in our study.","page":"317","publisher":"Nature Publishing Group, a division of Macmillan Publishers Limited. All Rights Reserved.","title":"The genetics of monarch butterfly migration and warning colouration","type":"article-journal","volume":"514"},"uris":["http://www.mendeley.com/documents/?uuid=72b08a9c-930d-4ec6-8d14-383f9e95d6f2"]}],"mendeley":{"formattedCitation":"(Zhan et al., 2014)","manualFormatting":"Zhan et al. (2014)","plainTextFormattedCitation":"(Zhan et al., 2014)","previouslyFormattedCitation":"(Zhan et al., 2014)"},"properties":{"noteIndex":0},"schema":"https://github.com/citation-style-language/schema/raw/master/csl-citation.json"}</w:instrText>
      </w:r>
      <w:r w:rsidR="00651F22" w:rsidRPr="008A292A">
        <w:rPr>
          <w:rFonts w:ascii="Times New Roman" w:eastAsia="Times New Roman" w:hAnsi="Times New Roman" w:cs="Times New Roman"/>
        </w:rPr>
        <w:fldChar w:fldCharType="separate"/>
      </w:r>
      <w:r w:rsidR="00651F22" w:rsidRPr="008A292A">
        <w:rPr>
          <w:rFonts w:ascii="Times New Roman" w:eastAsia="Times New Roman" w:hAnsi="Times New Roman" w:cs="Times New Roman"/>
          <w:noProof/>
        </w:rPr>
        <w:t>Zhan et al. (2014)</w:t>
      </w:r>
      <w:r w:rsidR="00651F22" w:rsidRPr="008A292A">
        <w:rPr>
          <w:rFonts w:ascii="Times New Roman" w:eastAsia="Times New Roman" w:hAnsi="Times New Roman" w:cs="Times New Roman"/>
        </w:rPr>
        <w:fldChar w:fldCharType="end"/>
      </w:r>
      <w:r w:rsidR="00651F22" w:rsidRPr="008A292A">
        <w:rPr>
          <w:rFonts w:ascii="Times New Roman" w:eastAsia="Times New Roman" w:hAnsi="Times New Roman" w:cs="Times New Roman"/>
        </w:rPr>
        <w:t xml:space="preserve"> by alignment to the monarch genome as described above.</w:t>
      </w:r>
    </w:p>
    <w:p w14:paraId="198A76FC" w14:textId="77777777" w:rsidR="00E70B1E" w:rsidRPr="008A292A" w:rsidRDefault="00E70B1E" w:rsidP="00E70B1E">
      <w:pPr>
        <w:pBdr>
          <w:bottom w:val="double" w:sz="6" w:space="1" w:color="auto"/>
        </w:pBdr>
        <w:jc w:val="center"/>
        <w:rPr>
          <w:rFonts w:ascii="Times New Roman" w:hAnsi="Times New Roman" w:cs="Times New Roman"/>
          <w:i/>
          <w:color w:val="000000"/>
        </w:rPr>
      </w:pPr>
    </w:p>
    <w:p w14:paraId="70035578" w14:textId="77777777" w:rsidR="00D7319C" w:rsidRPr="008A292A" w:rsidRDefault="00D7319C" w:rsidP="00E70B1E">
      <w:pPr>
        <w:jc w:val="center"/>
        <w:rPr>
          <w:rFonts w:ascii="Times New Roman" w:hAnsi="Times New Roman" w:cs="Times New Roman"/>
          <w:i/>
          <w:color w:val="000000"/>
        </w:rPr>
      </w:pPr>
    </w:p>
    <w:p w14:paraId="1EEA4327" w14:textId="080930D3" w:rsidR="00825B90" w:rsidRPr="008A292A" w:rsidRDefault="00625A53" w:rsidP="00A474B5">
      <w:pPr>
        <w:jc w:val="center"/>
        <w:rPr>
          <w:rFonts w:ascii="Times New Roman" w:hAnsi="Times New Roman" w:cs="Times New Roman"/>
          <w:b/>
          <w:color w:val="000000"/>
          <w:u w:val="single"/>
        </w:rPr>
      </w:pPr>
      <w:r w:rsidRPr="008A292A">
        <w:rPr>
          <w:rFonts w:ascii="Times New Roman" w:hAnsi="Times New Roman" w:cs="Times New Roman"/>
          <w:b/>
          <w:color w:val="000000"/>
          <w:u w:val="single"/>
        </w:rPr>
        <w:t>Results</w:t>
      </w:r>
    </w:p>
    <w:p w14:paraId="6B75FCBE" w14:textId="71A9DB04" w:rsidR="00825B90" w:rsidRPr="008A292A" w:rsidRDefault="00825B90" w:rsidP="00E70B1E">
      <w:pPr>
        <w:jc w:val="center"/>
        <w:rPr>
          <w:rFonts w:ascii="Times New Roman" w:hAnsi="Times New Roman" w:cs="Times New Roman"/>
          <w:b/>
          <w:color w:val="000000"/>
          <w:u w:val="single"/>
        </w:rPr>
      </w:pPr>
    </w:p>
    <w:p w14:paraId="1C441C85" w14:textId="468442F5" w:rsidR="00A474B5" w:rsidRPr="008A292A" w:rsidRDefault="00A474B5" w:rsidP="00E70B1E">
      <w:pPr>
        <w:jc w:val="center"/>
        <w:rPr>
          <w:rFonts w:ascii="Times New Roman" w:hAnsi="Times New Roman" w:cs="Times New Roman"/>
          <w:bCs/>
          <w:color w:val="000000"/>
        </w:rPr>
      </w:pPr>
      <w:r w:rsidRPr="008A292A">
        <w:rPr>
          <w:rFonts w:ascii="Times New Roman" w:hAnsi="Times New Roman" w:cs="Times New Roman"/>
          <w:bCs/>
          <w:i/>
          <w:iCs/>
          <w:color w:val="000000"/>
        </w:rPr>
        <w:t>Sequencing results</w:t>
      </w:r>
    </w:p>
    <w:p w14:paraId="5B099794" w14:textId="0593A775" w:rsidR="00A474B5" w:rsidRPr="008A292A" w:rsidRDefault="00A474B5" w:rsidP="00A474B5">
      <w:pPr>
        <w:rPr>
          <w:rFonts w:ascii="Times New Roman" w:hAnsi="Times New Roman" w:cs="Times New Roman"/>
          <w:bCs/>
          <w:color w:val="000000"/>
        </w:rPr>
      </w:pPr>
      <w:r w:rsidRPr="008A292A">
        <w:rPr>
          <w:rFonts w:ascii="Times New Roman" w:hAnsi="Times New Roman" w:cs="Times New Roman"/>
          <w:bCs/>
          <w:color w:val="000000"/>
        </w:rPr>
        <w:tab/>
        <w:t xml:space="preserve">After paralog filtering, we were able to genotype 2,159,978 sites in at least 50% of individuals. 541,899 of these sites were polymorphic, and 71,157 had a minor allele frequency above 0.05. After removing individuals sequenced at less than 75% of called genotypes, </w:t>
      </w:r>
      <w:r w:rsidRPr="008A292A">
        <w:rPr>
          <w:rFonts w:ascii="Times New Roman" w:hAnsi="Times New Roman" w:cs="Times New Roman"/>
          <w:bCs/>
          <w:color w:val="000000"/>
        </w:rPr>
        <w:t>413,271</w:t>
      </w:r>
      <w:r w:rsidRPr="008A292A">
        <w:rPr>
          <w:rFonts w:ascii="Times New Roman" w:hAnsi="Times New Roman" w:cs="Times New Roman"/>
          <w:bCs/>
          <w:color w:val="000000"/>
        </w:rPr>
        <w:t xml:space="preserve"> and 70,878 </w:t>
      </w:r>
      <w:r w:rsidR="00265C46" w:rsidRPr="008A292A">
        <w:rPr>
          <w:rFonts w:ascii="Times New Roman" w:hAnsi="Times New Roman" w:cs="Times New Roman"/>
          <w:bCs/>
          <w:color w:val="000000"/>
        </w:rPr>
        <w:t>sites remained in each category, respectively. The number of samples from each population after filtering can be found in Table 1.</w:t>
      </w:r>
      <w:r w:rsidR="005B5B6F" w:rsidRPr="008A292A">
        <w:rPr>
          <w:rFonts w:ascii="Times New Roman" w:hAnsi="Times New Roman" w:cs="Times New Roman"/>
          <w:bCs/>
          <w:color w:val="000000"/>
        </w:rPr>
        <w:t xml:space="preserve"> </w:t>
      </w:r>
    </w:p>
    <w:p w14:paraId="2E285E5D" w14:textId="77777777" w:rsidR="00A474B5" w:rsidRPr="008A292A" w:rsidRDefault="00A474B5" w:rsidP="00E70B1E">
      <w:pPr>
        <w:jc w:val="center"/>
        <w:rPr>
          <w:rFonts w:ascii="Times New Roman" w:hAnsi="Times New Roman" w:cs="Times New Roman"/>
          <w:b/>
          <w:color w:val="000000"/>
          <w:u w:val="single"/>
        </w:rPr>
      </w:pPr>
    </w:p>
    <w:p w14:paraId="106675F0" w14:textId="77777777" w:rsidR="00E70B1E" w:rsidRPr="008A292A" w:rsidRDefault="00E70B1E" w:rsidP="00E70B1E">
      <w:pPr>
        <w:jc w:val="center"/>
        <w:rPr>
          <w:rFonts w:ascii="Times New Roman" w:hAnsi="Times New Roman" w:cs="Times New Roman"/>
          <w:i/>
          <w:color w:val="000000"/>
        </w:rPr>
      </w:pPr>
      <w:r w:rsidRPr="008A292A">
        <w:rPr>
          <w:rFonts w:ascii="Times New Roman" w:hAnsi="Times New Roman" w:cs="Times New Roman"/>
          <w:i/>
          <w:color w:val="000000"/>
        </w:rPr>
        <w:t>Question 1: Overall patterns of relatedness</w:t>
      </w:r>
    </w:p>
    <w:p w14:paraId="45C72ECF" w14:textId="77777777" w:rsidR="00E70B1E" w:rsidRPr="008A292A" w:rsidRDefault="00E70B1E" w:rsidP="00E70B1E">
      <w:pPr>
        <w:jc w:val="center"/>
        <w:rPr>
          <w:rFonts w:ascii="Times New Roman" w:hAnsi="Times New Roman" w:cs="Times New Roman"/>
          <w:i/>
          <w:color w:val="000000"/>
        </w:rPr>
      </w:pPr>
    </w:p>
    <w:p w14:paraId="055BA500" w14:textId="76DC049C" w:rsidR="00F8441E" w:rsidRPr="008A292A" w:rsidRDefault="008C2E8F" w:rsidP="00E70B1E">
      <w:pPr>
        <w:jc w:val="both"/>
        <w:rPr>
          <w:rFonts w:ascii="Times New Roman" w:hAnsi="Times New Roman" w:cs="Times New Roman"/>
          <w:color w:val="000000"/>
        </w:rPr>
      </w:pPr>
      <w:r w:rsidRPr="008A292A">
        <w:rPr>
          <w:rFonts w:ascii="Times New Roman" w:hAnsi="Times New Roman" w:cs="Times New Roman"/>
          <w:color w:val="000000"/>
        </w:rPr>
        <w:tab/>
      </w:r>
      <w:r w:rsidR="00A474B5" w:rsidRPr="008A292A">
        <w:rPr>
          <w:rFonts w:ascii="Times New Roman" w:hAnsi="Times New Roman" w:cs="Times New Roman"/>
          <w:color w:val="000000"/>
        </w:rPr>
        <w:t xml:space="preserve">Site counts </w:t>
      </w:r>
      <w:r w:rsidRPr="008A292A">
        <w:rPr>
          <w:rFonts w:ascii="Times New Roman" w:hAnsi="Times New Roman" w:cs="Times New Roman"/>
          <w:color w:val="000000"/>
        </w:rPr>
        <w:t>PC1 explained 44.8%</w:t>
      </w:r>
      <w:r w:rsidR="00E70B1E" w:rsidRPr="008A292A">
        <w:rPr>
          <w:rFonts w:ascii="Times New Roman" w:hAnsi="Times New Roman" w:cs="Times New Roman"/>
          <w:color w:val="000000"/>
        </w:rPr>
        <w:t xml:space="preserve"> of the overall variance and separated North American from Pacific Island samples. PC2 explained </w:t>
      </w:r>
      <w:r w:rsidRPr="008A292A">
        <w:rPr>
          <w:rFonts w:ascii="Times New Roman" w:hAnsi="Times New Roman" w:cs="Times New Roman"/>
          <w:color w:val="000000"/>
        </w:rPr>
        <w:t>24.1%</w:t>
      </w:r>
      <w:r w:rsidR="00E70B1E" w:rsidRPr="008A292A">
        <w:rPr>
          <w:rFonts w:ascii="Times New Roman" w:hAnsi="Times New Roman" w:cs="Times New Roman"/>
          <w:color w:val="000000"/>
        </w:rPr>
        <w:t xml:space="preserve"> of variance and split Pacific Island populations into two out-of-Hawaii expansions</w:t>
      </w:r>
      <w:r w:rsidR="00B23719" w:rsidRPr="008A292A">
        <w:rPr>
          <w:rFonts w:ascii="Times New Roman" w:hAnsi="Times New Roman" w:cs="Times New Roman"/>
          <w:color w:val="000000"/>
        </w:rPr>
        <w:t xml:space="preserve"> (Figure 2a)</w:t>
      </w:r>
      <w:r w:rsidR="00E70B1E" w:rsidRPr="008A292A">
        <w:rPr>
          <w:rFonts w:ascii="Times New Roman" w:hAnsi="Times New Roman" w:cs="Times New Roman"/>
          <w:color w:val="000000"/>
        </w:rPr>
        <w:t>. North American monarchs formed a single panmic</w:t>
      </w:r>
      <w:r w:rsidR="00F8441E" w:rsidRPr="008A292A">
        <w:rPr>
          <w:rFonts w:ascii="Times New Roman" w:hAnsi="Times New Roman" w:cs="Times New Roman"/>
          <w:color w:val="000000"/>
        </w:rPr>
        <w:t>tic populations in all analyses. Consistent with patterns of natural range expansion, we find decreasing relatedness to the ancestral North American popu</w:t>
      </w:r>
      <w:r w:rsidRPr="008A292A">
        <w:rPr>
          <w:rFonts w:ascii="Times New Roman" w:hAnsi="Times New Roman" w:cs="Times New Roman"/>
          <w:color w:val="000000"/>
        </w:rPr>
        <w:t xml:space="preserve">lation with increasing distance, as indicated by the directionality index </w:t>
      </w:r>
      <w:r w:rsidRPr="008A292A">
        <w:rPr>
          <w:rFonts w:ascii="Times New Roman" w:eastAsia="Times New Roman" w:hAnsi="Times New Roman" w:cs="Times New Roman"/>
        </w:rPr>
        <w:t>(</w:t>
      </w:r>
      <m:oMath>
        <m:r>
          <w:rPr>
            <w:rFonts w:ascii="Cambria Math" w:eastAsia="Times New Roman" w:hAnsi="Cambria Math" w:cs="Times New Roman"/>
          </w:rPr>
          <m:t>ψ</m:t>
        </m:r>
      </m:oMath>
      <w:r w:rsidRPr="008A292A">
        <w:rPr>
          <w:rFonts w:ascii="Times New Roman" w:eastAsia="Times New Roman" w:hAnsi="Times New Roman" w:cs="Times New Roman"/>
        </w:rPr>
        <w:t>)</w:t>
      </w:r>
      <w:r w:rsidRPr="008A292A">
        <w:rPr>
          <w:rFonts w:ascii="Times New Roman" w:hAnsi="Times New Roman" w:cs="Times New Roman"/>
          <w:color w:val="000000"/>
        </w:rPr>
        <w:t xml:space="preserve"> scores shown in </w:t>
      </w:r>
      <w:r w:rsidR="00764127" w:rsidRPr="008A292A">
        <w:rPr>
          <w:rFonts w:ascii="Times New Roman" w:hAnsi="Times New Roman" w:cs="Times New Roman"/>
          <w:color w:val="000000"/>
        </w:rPr>
        <w:t>Figure 3</w:t>
      </w:r>
      <w:r w:rsidRPr="008A292A">
        <w:rPr>
          <w:rFonts w:ascii="Times New Roman" w:hAnsi="Times New Roman" w:cs="Times New Roman"/>
          <w:color w:val="000000"/>
        </w:rPr>
        <w:t>.</w:t>
      </w:r>
      <w:r w:rsidR="00536404" w:rsidRPr="008A292A">
        <w:rPr>
          <w:rFonts w:ascii="Times New Roman" w:hAnsi="Times New Roman" w:cs="Times New Roman"/>
          <w:color w:val="000000"/>
        </w:rPr>
        <w:t xml:space="preserve"> </w:t>
      </w:r>
      <w:r w:rsidR="00B86C53" w:rsidRPr="008A292A">
        <w:rPr>
          <w:rFonts w:ascii="Times New Roman" w:hAnsi="Times New Roman" w:cs="Times New Roman"/>
          <w:color w:val="000000"/>
        </w:rPr>
        <w:t xml:space="preserve"> </w:t>
      </w:r>
      <w:r w:rsidR="00536404" w:rsidRPr="008A292A">
        <w:rPr>
          <w:rFonts w:ascii="Times New Roman" w:hAnsi="Times New Roman" w:cs="Times New Roman"/>
          <w:color w:val="000000"/>
        </w:rPr>
        <w:t xml:space="preserve">Genetic diversity </w:t>
      </w:r>
      <w:r w:rsidR="00536404" w:rsidRPr="008A292A">
        <w:rPr>
          <w:rFonts w:ascii="Times New Roman" w:hAnsi="Times New Roman" w:cs="Times New Roman"/>
          <w:color w:val="000000"/>
        </w:rPr>
        <w:lastRenderedPageBreak/>
        <w:t>(π, H</w:t>
      </w:r>
      <w:r w:rsidR="00536404" w:rsidRPr="008A292A">
        <w:rPr>
          <w:rFonts w:ascii="Times New Roman" w:hAnsi="Times New Roman" w:cs="Times New Roman"/>
          <w:color w:val="000000"/>
          <w:vertAlign w:val="subscript"/>
        </w:rPr>
        <w:t>O</w:t>
      </w:r>
      <w:r w:rsidR="00536404" w:rsidRPr="008A292A">
        <w:rPr>
          <w:rFonts w:ascii="Times New Roman" w:hAnsi="Times New Roman" w:cs="Times New Roman"/>
          <w:color w:val="000000"/>
        </w:rPr>
        <w:t>, and Het/</w:t>
      </w:r>
      <w:proofErr w:type="spellStart"/>
      <w:r w:rsidR="00536404" w:rsidRPr="008A292A">
        <w:rPr>
          <w:rFonts w:ascii="Times New Roman" w:hAnsi="Times New Roman" w:cs="Times New Roman"/>
          <w:color w:val="000000"/>
        </w:rPr>
        <w:t>Hom</w:t>
      </w:r>
      <w:proofErr w:type="spellEnd"/>
      <w:r w:rsidR="00536404" w:rsidRPr="008A292A">
        <w:rPr>
          <w:rFonts w:ascii="Times New Roman" w:hAnsi="Times New Roman" w:cs="Times New Roman"/>
          <w:color w:val="000000"/>
        </w:rPr>
        <w:t xml:space="preserve">), was highest in the North American populations, followed by Hawaii, Australia, and then the remaining Pacific Island populations, </w:t>
      </w:r>
      <w:r w:rsidR="00B86C53" w:rsidRPr="008A292A">
        <w:rPr>
          <w:rFonts w:ascii="Times New Roman" w:hAnsi="Times New Roman" w:cs="Times New Roman"/>
          <w:color w:val="000000"/>
        </w:rPr>
        <w:t>consistent with predictions of serial stepwise dispersal and strong bottlenecks (</w:t>
      </w:r>
      <w:r w:rsidR="00B86C53" w:rsidRPr="008A292A">
        <w:rPr>
          <w:rFonts w:ascii="Times New Roman" w:hAnsi="Times New Roman" w:cs="Times New Roman"/>
          <w:color w:val="000000"/>
          <w:highlight w:val="yellow"/>
        </w:rPr>
        <w:t xml:space="preserve">Table </w:t>
      </w:r>
      <w:r w:rsidR="00D95E79" w:rsidRPr="008A292A">
        <w:rPr>
          <w:rFonts w:ascii="Times New Roman" w:hAnsi="Times New Roman" w:cs="Times New Roman"/>
          <w:color w:val="000000"/>
        </w:rPr>
        <w:t>1</w:t>
      </w:r>
      <w:r w:rsidR="00536404" w:rsidRPr="008A292A">
        <w:rPr>
          <w:rFonts w:ascii="Times New Roman" w:hAnsi="Times New Roman" w:cs="Times New Roman"/>
          <w:color w:val="000000"/>
        </w:rPr>
        <w:t xml:space="preserve">, </w:t>
      </w:r>
      <w:r w:rsidR="00536404" w:rsidRPr="008A292A">
        <w:rPr>
          <w:rFonts w:ascii="Times New Roman" w:hAnsi="Times New Roman" w:cs="Times New Roman"/>
          <w:color w:val="000000"/>
          <w:highlight w:val="yellow"/>
        </w:rPr>
        <w:t xml:space="preserve">Figure </w:t>
      </w:r>
      <w:r w:rsidR="00D95E79" w:rsidRPr="008A292A">
        <w:rPr>
          <w:rFonts w:ascii="Times New Roman" w:hAnsi="Times New Roman" w:cs="Times New Roman"/>
          <w:color w:val="000000"/>
        </w:rPr>
        <w:t>S2</w:t>
      </w:r>
      <w:r w:rsidR="00B86C53" w:rsidRPr="008A292A">
        <w:rPr>
          <w:rFonts w:ascii="Times New Roman" w:hAnsi="Times New Roman" w:cs="Times New Roman"/>
          <w:color w:val="000000"/>
        </w:rPr>
        <w:t>).</w:t>
      </w:r>
      <w:r w:rsidR="007851D0" w:rsidRPr="008A292A">
        <w:rPr>
          <w:rFonts w:ascii="Times New Roman" w:hAnsi="Times New Roman" w:cs="Times New Roman"/>
          <w:color w:val="000000"/>
        </w:rPr>
        <w:t xml:space="preserve"> Likewise, Tajima’s D is positive in all sites save for North America and Hawaii, indicating recent population bottlenecks in the former locations and population expansions in the latter (</w:t>
      </w:r>
      <w:r w:rsidR="007851D0" w:rsidRPr="008A292A">
        <w:rPr>
          <w:rFonts w:ascii="Times New Roman" w:hAnsi="Times New Roman" w:cs="Times New Roman"/>
          <w:color w:val="000000"/>
          <w:highlight w:val="yellow"/>
        </w:rPr>
        <w:t xml:space="preserve">Table </w:t>
      </w:r>
      <w:r w:rsidR="000322C6" w:rsidRPr="008A292A">
        <w:rPr>
          <w:rFonts w:ascii="Times New Roman" w:hAnsi="Times New Roman" w:cs="Times New Roman"/>
          <w:color w:val="000000"/>
        </w:rPr>
        <w:t>1</w:t>
      </w:r>
      <w:r w:rsidR="007851D0" w:rsidRPr="008A292A">
        <w:rPr>
          <w:rFonts w:ascii="Times New Roman" w:hAnsi="Times New Roman" w:cs="Times New Roman"/>
          <w:color w:val="000000"/>
        </w:rPr>
        <w:t>).</w:t>
      </w:r>
      <w:r w:rsidR="00646FB0" w:rsidRPr="008A292A">
        <w:rPr>
          <w:rFonts w:ascii="Times New Roman" w:hAnsi="Times New Roman" w:cs="Times New Roman"/>
          <w:color w:val="000000"/>
        </w:rPr>
        <w:t xml:space="preserve"> </w:t>
      </w:r>
      <w:r w:rsidR="007209A4" w:rsidRPr="008A292A">
        <w:rPr>
          <w:rFonts w:ascii="Times New Roman" w:hAnsi="Times New Roman" w:cs="Times New Roman"/>
          <w:color w:val="000000"/>
        </w:rPr>
        <w:t>Pairwise F</w:t>
      </w:r>
      <w:r w:rsidR="007209A4" w:rsidRPr="008A292A">
        <w:rPr>
          <w:rFonts w:ascii="Times New Roman" w:hAnsi="Times New Roman" w:cs="Times New Roman"/>
          <w:color w:val="000000"/>
          <w:vertAlign w:val="subscript"/>
        </w:rPr>
        <w:t>ST</w:t>
      </w:r>
      <w:r w:rsidR="007209A4" w:rsidRPr="008A292A">
        <w:rPr>
          <w:rFonts w:ascii="Times New Roman" w:hAnsi="Times New Roman" w:cs="Times New Roman"/>
          <w:color w:val="000000"/>
        </w:rPr>
        <w:t xml:space="preserve"> values were much lower between the different Australian samples than between the other populations. For each other population, the lowest F</w:t>
      </w:r>
      <w:r w:rsidR="007209A4" w:rsidRPr="008A292A">
        <w:rPr>
          <w:rFonts w:ascii="Times New Roman" w:hAnsi="Times New Roman" w:cs="Times New Roman"/>
          <w:color w:val="000000"/>
          <w:vertAlign w:val="subscript"/>
        </w:rPr>
        <w:t>ST</w:t>
      </w:r>
      <w:r w:rsidR="007209A4" w:rsidRPr="008A292A">
        <w:rPr>
          <w:rFonts w:ascii="Times New Roman" w:hAnsi="Times New Roman" w:cs="Times New Roman"/>
          <w:color w:val="000000"/>
        </w:rPr>
        <w:t xml:space="preserve"> value was vs. Hawaii. For Hawaii, the lowest F</w:t>
      </w:r>
      <w:r w:rsidR="007209A4" w:rsidRPr="008A292A">
        <w:rPr>
          <w:rFonts w:ascii="Times New Roman" w:hAnsi="Times New Roman" w:cs="Times New Roman"/>
          <w:color w:val="000000"/>
          <w:vertAlign w:val="subscript"/>
        </w:rPr>
        <w:t>ST</w:t>
      </w:r>
      <w:r w:rsidR="007209A4" w:rsidRPr="008A292A">
        <w:rPr>
          <w:rFonts w:ascii="Times New Roman" w:hAnsi="Times New Roman" w:cs="Times New Roman"/>
          <w:color w:val="000000"/>
        </w:rPr>
        <w:t xml:space="preserve"> value was vs. North America (</w:t>
      </w:r>
      <w:r w:rsidR="007209A4" w:rsidRPr="008A292A">
        <w:rPr>
          <w:rFonts w:ascii="Times New Roman" w:hAnsi="Times New Roman" w:cs="Times New Roman"/>
          <w:color w:val="000000"/>
          <w:highlight w:val="yellow"/>
        </w:rPr>
        <w:t xml:space="preserve">see Table </w:t>
      </w:r>
      <w:r w:rsidR="000322C6" w:rsidRPr="008A292A">
        <w:rPr>
          <w:rFonts w:ascii="Times New Roman" w:hAnsi="Times New Roman" w:cs="Times New Roman"/>
          <w:color w:val="000000"/>
        </w:rPr>
        <w:t>2</w:t>
      </w:r>
      <w:r w:rsidR="007209A4" w:rsidRPr="008A292A">
        <w:rPr>
          <w:rFonts w:ascii="Times New Roman" w:hAnsi="Times New Roman" w:cs="Times New Roman"/>
          <w:color w:val="000000"/>
        </w:rPr>
        <w:t>).</w:t>
      </w:r>
    </w:p>
    <w:p w14:paraId="0B23AFFD" w14:textId="60EE6285" w:rsidR="002A1706" w:rsidRPr="008A292A" w:rsidRDefault="00E70B1E" w:rsidP="00E70B1E">
      <w:pPr>
        <w:jc w:val="both"/>
        <w:rPr>
          <w:rFonts w:ascii="Times New Roman" w:hAnsi="Times New Roman" w:cs="Times New Roman"/>
          <w:color w:val="000000"/>
        </w:rPr>
      </w:pPr>
      <w:r w:rsidRPr="008A292A">
        <w:rPr>
          <w:rFonts w:ascii="Times New Roman" w:hAnsi="Times New Roman" w:cs="Times New Roman"/>
          <w:color w:val="000000"/>
        </w:rPr>
        <w:tab/>
      </w:r>
      <w:proofErr w:type="spellStart"/>
      <w:r w:rsidR="00621411" w:rsidRPr="008A292A">
        <w:rPr>
          <w:rFonts w:ascii="Times New Roman" w:hAnsi="Times New Roman" w:cs="Times New Roman"/>
          <w:color w:val="000000"/>
        </w:rPr>
        <w:t>NGSrelate</w:t>
      </w:r>
      <w:proofErr w:type="spellEnd"/>
      <w:r w:rsidRPr="008A292A">
        <w:rPr>
          <w:rFonts w:ascii="Times New Roman" w:hAnsi="Times New Roman" w:cs="Times New Roman"/>
          <w:color w:val="000000"/>
        </w:rPr>
        <w:t xml:space="preserve"> showed a generally similar pattern. At k = 2, North American and Pacific Island populations were pulled apart. Guam </w:t>
      </w:r>
      <w:r w:rsidR="00536404" w:rsidRPr="008A292A">
        <w:rPr>
          <w:rFonts w:ascii="Times New Roman" w:hAnsi="Times New Roman" w:cs="Times New Roman"/>
          <w:color w:val="000000"/>
        </w:rPr>
        <w:t>and Rota were</w:t>
      </w:r>
      <w:r w:rsidRPr="008A292A">
        <w:rPr>
          <w:rFonts w:ascii="Times New Roman" w:hAnsi="Times New Roman" w:cs="Times New Roman"/>
          <w:color w:val="000000"/>
        </w:rPr>
        <w:t xml:space="preserve"> separ</w:t>
      </w:r>
      <w:r w:rsidR="008C2E8F" w:rsidRPr="008A292A">
        <w:rPr>
          <w:rFonts w:ascii="Times New Roman" w:hAnsi="Times New Roman" w:cs="Times New Roman"/>
          <w:color w:val="000000"/>
        </w:rPr>
        <w:t>ated</w:t>
      </w:r>
      <w:r w:rsidRPr="008A292A">
        <w:rPr>
          <w:rFonts w:ascii="Times New Roman" w:hAnsi="Times New Roman" w:cs="Times New Roman"/>
          <w:color w:val="000000"/>
        </w:rPr>
        <w:t xml:space="preserve"> from all other Pacific population</w:t>
      </w:r>
      <w:r w:rsidR="00536404" w:rsidRPr="008A292A">
        <w:rPr>
          <w:rFonts w:ascii="Times New Roman" w:hAnsi="Times New Roman" w:cs="Times New Roman"/>
          <w:color w:val="000000"/>
        </w:rPr>
        <w:t>s at k = 3 and 4, respectively</w:t>
      </w:r>
      <w:r w:rsidRPr="008A292A">
        <w:rPr>
          <w:rFonts w:ascii="Times New Roman" w:hAnsi="Times New Roman" w:cs="Times New Roman"/>
          <w:color w:val="000000"/>
        </w:rPr>
        <w:t xml:space="preserve">. At k = 5, </w:t>
      </w:r>
      <w:r w:rsidR="00EF22AE" w:rsidRPr="008A292A">
        <w:rPr>
          <w:rFonts w:ascii="Times New Roman" w:hAnsi="Times New Roman" w:cs="Times New Roman"/>
          <w:color w:val="000000"/>
        </w:rPr>
        <w:t>Samoa, Fiji, and New Caledonia were assigned their own cluster</w:t>
      </w:r>
      <w:r w:rsidR="007851D0" w:rsidRPr="008A292A">
        <w:rPr>
          <w:rFonts w:ascii="Times New Roman" w:hAnsi="Times New Roman" w:cs="Times New Roman"/>
          <w:color w:val="000000"/>
        </w:rPr>
        <w:t xml:space="preserve">. </w:t>
      </w:r>
      <w:r w:rsidR="00764127" w:rsidRPr="008A292A">
        <w:rPr>
          <w:rFonts w:ascii="Times New Roman" w:hAnsi="Times New Roman" w:cs="Times New Roman"/>
          <w:color w:val="000000"/>
        </w:rPr>
        <w:t>At</w:t>
      </w:r>
      <w:r w:rsidR="007851D0" w:rsidRPr="008A292A">
        <w:rPr>
          <w:rFonts w:ascii="Times New Roman" w:hAnsi="Times New Roman" w:cs="Times New Roman"/>
          <w:color w:val="000000"/>
        </w:rPr>
        <w:t xml:space="preserve"> k = 6 Hawaii is assigned to a unique cluster; </w:t>
      </w:r>
      <w:r w:rsidR="00B0663E" w:rsidRPr="008A292A">
        <w:rPr>
          <w:rFonts w:ascii="Times New Roman" w:hAnsi="Times New Roman" w:cs="Times New Roman"/>
          <w:color w:val="000000"/>
        </w:rPr>
        <w:t>at k &lt; 6</w:t>
      </w:r>
      <w:r w:rsidR="007851D0" w:rsidRPr="008A292A">
        <w:rPr>
          <w:rFonts w:ascii="Times New Roman" w:hAnsi="Times New Roman" w:cs="Times New Roman"/>
          <w:color w:val="000000"/>
        </w:rPr>
        <w:t xml:space="preserve">, </w:t>
      </w:r>
      <w:r w:rsidR="00B23719" w:rsidRPr="008A292A">
        <w:rPr>
          <w:rFonts w:ascii="Times New Roman" w:hAnsi="Times New Roman" w:cs="Times New Roman"/>
          <w:color w:val="000000"/>
        </w:rPr>
        <w:t>Hawaii</w:t>
      </w:r>
      <w:r w:rsidR="007851D0" w:rsidRPr="008A292A">
        <w:rPr>
          <w:rFonts w:ascii="Times New Roman" w:hAnsi="Times New Roman" w:cs="Times New Roman"/>
          <w:color w:val="000000"/>
        </w:rPr>
        <w:t xml:space="preserve"> appears to be intermediate between most other clusters</w:t>
      </w:r>
      <w:r w:rsidR="00EF22AE" w:rsidRPr="008A292A">
        <w:rPr>
          <w:rFonts w:ascii="Times New Roman" w:hAnsi="Times New Roman" w:cs="Times New Roman"/>
          <w:color w:val="000000"/>
        </w:rPr>
        <w:t xml:space="preserve">. </w:t>
      </w:r>
      <w:r w:rsidR="00536404" w:rsidRPr="008A292A">
        <w:rPr>
          <w:rFonts w:ascii="Times New Roman" w:hAnsi="Times New Roman" w:cs="Times New Roman"/>
          <w:color w:val="000000"/>
        </w:rPr>
        <w:t xml:space="preserve">Lastly, Saipan was separated at k = 7. </w:t>
      </w:r>
      <w:r w:rsidR="00EF22AE" w:rsidRPr="008A292A">
        <w:rPr>
          <w:rFonts w:ascii="Times New Roman" w:hAnsi="Times New Roman" w:cs="Times New Roman"/>
          <w:color w:val="000000"/>
        </w:rPr>
        <w:t xml:space="preserve">Values of k = </w:t>
      </w:r>
      <w:r w:rsidR="00536404" w:rsidRPr="008A292A">
        <w:rPr>
          <w:rFonts w:ascii="Times New Roman" w:hAnsi="Times New Roman" w:cs="Times New Roman"/>
          <w:color w:val="000000"/>
        </w:rPr>
        <w:t>8</w:t>
      </w:r>
      <w:r w:rsidR="007851D0" w:rsidRPr="008A292A">
        <w:rPr>
          <w:rFonts w:ascii="Times New Roman" w:hAnsi="Times New Roman" w:cs="Times New Roman"/>
          <w:color w:val="000000"/>
        </w:rPr>
        <w:t xml:space="preserve"> and higher</w:t>
      </w:r>
      <w:r w:rsidR="002A1706" w:rsidRPr="008A292A">
        <w:rPr>
          <w:rFonts w:ascii="Times New Roman" w:hAnsi="Times New Roman" w:cs="Times New Roman"/>
          <w:color w:val="000000"/>
        </w:rPr>
        <w:t xml:space="preserve"> </w:t>
      </w:r>
      <w:r w:rsidR="00EF22AE" w:rsidRPr="008A292A">
        <w:rPr>
          <w:rFonts w:ascii="Times New Roman" w:hAnsi="Times New Roman" w:cs="Times New Roman"/>
          <w:color w:val="000000"/>
        </w:rPr>
        <w:t>only subdivided populations</w:t>
      </w:r>
      <w:r w:rsidR="00536404" w:rsidRPr="008A292A">
        <w:rPr>
          <w:rFonts w:ascii="Times New Roman" w:hAnsi="Times New Roman" w:cs="Times New Roman"/>
          <w:color w:val="000000"/>
        </w:rPr>
        <w:t>. At no k values did</w:t>
      </w:r>
      <w:r w:rsidR="002A1706" w:rsidRPr="008A292A">
        <w:rPr>
          <w:rFonts w:ascii="Times New Roman" w:hAnsi="Times New Roman" w:cs="Times New Roman"/>
          <w:color w:val="000000"/>
        </w:rPr>
        <w:t xml:space="preserve"> eastern and western North American populations form discrete clusters</w:t>
      </w:r>
      <w:r w:rsidR="00B23719" w:rsidRPr="008A292A">
        <w:rPr>
          <w:rFonts w:ascii="Times New Roman" w:hAnsi="Times New Roman" w:cs="Times New Roman"/>
          <w:color w:val="000000"/>
        </w:rPr>
        <w:t xml:space="preserve"> (Figure 2b)</w:t>
      </w:r>
      <w:r w:rsidR="002A1706" w:rsidRPr="008A292A">
        <w:rPr>
          <w:rFonts w:ascii="Times New Roman" w:hAnsi="Times New Roman" w:cs="Times New Roman"/>
          <w:color w:val="000000"/>
        </w:rPr>
        <w:t>.</w:t>
      </w:r>
    </w:p>
    <w:p w14:paraId="73233375" w14:textId="77777777" w:rsidR="002A1706" w:rsidRPr="008A292A" w:rsidRDefault="002A1706" w:rsidP="00E70B1E">
      <w:pPr>
        <w:jc w:val="both"/>
        <w:rPr>
          <w:rFonts w:ascii="Times New Roman" w:hAnsi="Times New Roman" w:cs="Times New Roman"/>
          <w:color w:val="000000"/>
        </w:rPr>
      </w:pPr>
      <w:r w:rsidRPr="008A292A">
        <w:rPr>
          <w:rFonts w:ascii="Times New Roman" w:hAnsi="Times New Roman" w:cs="Times New Roman"/>
          <w:color w:val="000000"/>
        </w:rPr>
        <w:tab/>
      </w:r>
    </w:p>
    <w:p w14:paraId="2879F256" w14:textId="77777777" w:rsidR="002A1706" w:rsidRPr="008A292A" w:rsidRDefault="002A1706" w:rsidP="002A1706">
      <w:pPr>
        <w:jc w:val="center"/>
        <w:rPr>
          <w:rFonts w:ascii="Times New Roman" w:hAnsi="Times New Roman" w:cs="Times New Roman"/>
          <w:i/>
          <w:color w:val="000000"/>
        </w:rPr>
      </w:pPr>
      <w:r w:rsidRPr="008A292A">
        <w:rPr>
          <w:rFonts w:ascii="Times New Roman" w:hAnsi="Times New Roman" w:cs="Times New Roman"/>
          <w:i/>
          <w:color w:val="000000"/>
        </w:rPr>
        <w:t>Question 2: Timing of establishment and patterns of ongoing gene flow</w:t>
      </w:r>
    </w:p>
    <w:p w14:paraId="4C6F8C8B" w14:textId="55219F99" w:rsidR="002A1706" w:rsidRPr="008A292A" w:rsidRDefault="002A1706" w:rsidP="009A26B0">
      <w:pPr>
        <w:jc w:val="both"/>
        <w:rPr>
          <w:rFonts w:ascii="Times New Roman" w:hAnsi="Times New Roman" w:cs="Times New Roman"/>
          <w:color w:val="000000"/>
        </w:rPr>
      </w:pPr>
    </w:p>
    <w:p w14:paraId="179B5670" w14:textId="62126335" w:rsidR="00B86C53" w:rsidRPr="008A292A" w:rsidRDefault="009A26B0" w:rsidP="009A26B0">
      <w:pPr>
        <w:jc w:val="both"/>
        <w:rPr>
          <w:rFonts w:ascii="Times New Roman" w:hAnsi="Times New Roman" w:cs="Times New Roman"/>
          <w:color w:val="000000"/>
        </w:rPr>
      </w:pPr>
      <w:r w:rsidRPr="008A292A">
        <w:rPr>
          <w:rFonts w:ascii="Times New Roman" w:hAnsi="Times New Roman" w:cs="Times New Roman"/>
          <w:color w:val="000000"/>
        </w:rPr>
        <w:tab/>
        <w:t xml:space="preserve">For </w:t>
      </w:r>
      <w:r w:rsidR="00B86C53" w:rsidRPr="008A292A">
        <w:rPr>
          <w:rFonts w:ascii="Times New Roman" w:hAnsi="Times New Roman" w:cs="Times New Roman"/>
          <w:color w:val="000000"/>
        </w:rPr>
        <w:t>some</w:t>
      </w:r>
      <w:r w:rsidRPr="008A292A">
        <w:rPr>
          <w:rFonts w:ascii="Times New Roman" w:hAnsi="Times New Roman" w:cs="Times New Roman"/>
          <w:color w:val="000000"/>
        </w:rPr>
        <w:t xml:space="preserve"> parameters, models produced different inferences</w:t>
      </w:r>
      <w:r w:rsidR="00FB074A" w:rsidRPr="008A292A">
        <w:rPr>
          <w:rFonts w:ascii="Times New Roman" w:hAnsi="Times New Roman" w:cs="Times New Roman"/>
          <w:color w:val="000000"/>
        </w:rPr>
        <w:t xml:space="preserve">, with the more complicated </w:t>
      </w:r>
      <w:r w:rsidR="00FB074A" w:rsidRPr="008A292A">
        <w:rPr>
          <w:rFonts w:ascii="Times New Roman" w:hAnsi="Times New Roman" w:cs="Times New Roman"/>
          <w:i/>
          <w:color w:val="000000"/>
        </w:rPr>
        <w:t>three epoch</w:t>
      </w:r>
      <w:r w:rsidR="00FB074A" w:rsidRPr="008A292A">
        <w:rPr>
          <w:rFonts w:ascii="Times New Roman" w:hAnsi="Times New Roman" w:cs="Times New Roman"/>
          <w:color w:val="000000"/>
        </w:rPr>
        <w:t xml:space="preserve"> model generally suggesting a much wider range of possible parameter values</w:t>
      </w:r>
      <w:r w:rsidRPr="008A292A">
        <w:rPr>
          <w:rFonts w:ascii="Times New Roman" w:hAnsi="Times New Roman" w:cs="Times New Roman"/>
          <w:color w:val="000000"/>
        </w:rPr>
        <w:t xml:space="preserve">. For example, the simpler </w:t>
      </w:r>
      <w:r w:rsidRPr="008A292A">
        <w:rPr>
          <w:rFonts w:ascii="Times New Roman" w:hAnsi="Times New Roman" w:cs="Times New Roman"/>
          <w:i/>
          <w:color w:val="000000"/>
        </w:rPr>
        <w:t>found and grow</w:t>
      </w:r>
      <w:r w:rsidRPr="008A292A">
        <w:rPr>
          <w:rFonts w:ascii="Times New Roman" w:hAnsi="Times New Roman" w:cs="Times New Roman"/>
          <w:color w:val="000000"/>
        </w:rPr>
        <w:t xml:space="preserve"> models were consistent in indicating a founding time of approximately 10</w:t>
      </w:r>
      <w:r w:rsidRPr="008A292A">
        <w:rPr>
          <w:rFonts w:ascii="Times New Roman" w:hAnsi="Times New Roman" w:cs="Times New Roman"/>
          <w:color w:val="000000"/>
          <w:vertAlign w:val="superscript"/>
        </w:rPr>
        <w:t>5</w:t>
      </w:r>
      <w:r w:rsidRPr="008A292A">
        <w:rPr>
          <w:rFonts w:ascii="Times New Roman" w:hAnsi="Times New Roman" w:cs="Times New Roman"/>
          <w:color w:val="000000"/>
        </w:rPr>
        <w:t xml:space="preserve"> generations ago</w:t>
      </w:r>
      <w:r w:rsidR="00B86C53" w:rsidRPr="008A292A">
        <w:rPr>
          <w:rFonts w:ascii="Times New Roman" w:hAnsi="Times New Roman" w:cs="Times New Roman"/>
          <w:color w:val="000000"/>
        </w:rPr>
        <w:t xml:space="preserve">, while the </w:t>
      </w:r>
      <w:r w:rsidR="00B86C53" w:rsidRPr="008A292A">
        <w:rPr>
          <w:rFonts w:ascii="Times New Roman" w:hAnsi="Times New Roman" w:cs="Times New Roman"/>
          <w:i/>
          <w:color w:val="000000"/>
        </w:rPr>
        <w:t>three epoch</w:t>
      </w:r>
      <w:r w:rsidR="00B86C53" w:rsidRPr="008A292A">
        <w:rPr>
          <w:rFonts w:ascii="Times New Roman" w:hAnsi="Times New Roman" w:cs="Times New Roman"/>
          <w:color w:val="000000"/>
        </w:rPr>
        <w:t xml:space="preserve"> models suggested a much broader range of establishment times that ranged between approximately 10</w:t>
      </w:r>
      <w:r w:rsidR="00B86C53" w:rsidRPr="008A292A">
        <w:rPr>
          <w:rFonts w:ascii="Times New Roman" w:hAnsi="Times New Roman" w:cs="Times New Roman"/>
          <w:color w:val="000000"/>
          <w:vertAlign w:val="superscript"/>
        </w:rPr>
        <w:t>2</w:t>
      </w:r>
      <w:r w:rsidR="00B86C53" w:rsidRPr="008A292A">
        <w:rPr>
          <w:rFonts w:ascii="Times New Roman" w:hAnsi="Times New Roman" w:cs="Times New Roman"/>
          <w:color w:val="000000"/>
        </w:rPr>
        <w:t xml:space="preserve"> – 10</w:t>
      </w:r>
      <w:r w:rsidR="00B86C53" w:rsidRPr="008A292A">
        <w:rPr>
          <w:rFonts w:ascii="Times New Roman" w:hAnsi="Times New Roman" w:cs="Times New Roman"/>
          <w:color w:val="000000"/>
          <w:vertAlign w:val="superscript"/>
        </w:rPr>
        <w:t>5</w:t>
      </w:r>
      <w:r w:rsidR="00B0663E" w:rsidRPr="008A292A">
        <w:rPr>
          <w:rFonts w:ascii="Times New Roman" w:hAnsi="Times New Roman" w:cs="Times New Roman"/>
          <w:color w:val="000000"/>
        </w:rPr>
        <w:t xml:space="preserve"> generations ago (</w:t>
      </w:r>
      <w:r w:rsidR="00D95E79" w:rsidRPr="008A292A">
        <w:rPr>
          <w:rFonts w:ascii="Times New Roman" w:hAnsi="Times New Roman" w:cs="Times New Roman"/>
          <w:color w:val="000000"/>
        </w:rPr>
        <w:t>Figure</w:t>
      </w:r>
      <w:r w:rsidR="00B0663E" w:rsidRPr="008A292A">
        <w:rPr>
          <w:rFonts w:ascii="Times New Roman" w:hAnsi="Times New Roman" w:cs="Times New Roman"/>
          <w:color w:val="000000"/>
        </w:rPr>
        <w:t xml:space="preserve"> 4a, 4</w:t>
      </w:r>
      <w:r w:rsidR="00B86C53" w:rsidRPr="008A292A">
        <w:rPr>
          <w:rFonts w:ascii="Times New Roman" w:hAnsi="Times New Roman" w:cs="Times New Roman"/>
          <w:color w:val="000000"/>
        </w:rPr>
        <w:t>b). Similarly, the found and grow models were more consistent in predicting a large founding population of &gt; 10</w:t>
      </w:r>
      <w:r w:rsidR="00B86C53" w:rsidRPr="008A292A">
        <w:rPr>
          <w:rFonts w:ascii="Times New Roman" w:hAnsi="Times New Roman" w:cs="Times New Roman"/>
          <w:color w:val="000000"/>
          <w:vertAlign w:val="superscript"/>
        </w:rPr>
        <w:t>5</w:t>
      </w:r>
      <w:r w:rsidR="00B86C53" w:rsidRPr="008A292A">
        <w:rPr>
          <w:rFonts w:ascii="Times New Roman" w:hAnsi="Times New Roman" w:cs="Times New Roman"/>
          <w:color w:val="000000"/>
        </w:rPr>
        <w:t xml:space="preserve"> individuals, while the three epoch models suggested a found population size of between 10 – 10</w:t>
      </w:r>
      <w:r w:rsidR="00B86C53" w:rsidRPr="008A292A">
        <w:rPr>
          <w:rFonts w:ascii="Times New Roman" w:hAnsi="Times New Roman" w:cs="Times New Roman"/>
          <w:color w:val="000000"/>
          <w:vertAlign w:val="superscript"/>
        </w:rPr>
        <w:t>5</w:t>
      </w:r>
      <w:r w:rsidR="00B0663E" w:rsidRPr="008A292A">
        <w:rPr>
          <w:rFonts w:ascii="Times New Roman" w:hAnsi="Times New Roman" w:cs="Times New Roman"/>
          <w:color w:val="000000"/>
        </w:rPr>
        <w:t xml:space="preserve"> individuals (</w:t>
      </w:r>
      <w:r w:rsidR="00D95E79" w:rsidRPr="008A292A">
        <w:rPr>
          <w:rFonts w:ascii="Times New Roman" w:hAnsi="Times New Roman" w:cs="Times New Roman"/>
          <w:color w:val="000000"/>
        </w:rPr>
        <w:t>Figure</w:t>
      </w:r>
      <w:r w:rsidR="00B0663E" w:rsidRPr="008A292A">
        <w:rPr>
          <w:rFonts w:ascii="Times New Roman" w:hAnsi="Times New Roman" w:cs="Times New Roman"/>
          <w:color w:val="000000"/>
        </w:rPr>
        <w:t xml:space="preserve"> 4a, 4</w:t>
      </w:r>
      <w:r w:rsidR="00B86C53" w:rsidRPr="008A292A">
        <w:rPr>
          <w:rFonts w:ascii="Times New Roman" w:hAnsi="Times New Roman" w:cs="Times New Roman"/>
          <w:color w:val="000000"/>
        </w:rPr>
        <w:t xml:space="preserve">b). </w:t>
      </w:r>
      <w:r w:rsidR="00FB074A" w:rsidRPr="008A292A">
        <w:rPr>
          <w:rFonts w:ascii="Times New Roman" w:hAnsi="Times New Roman" w:cs="Times New Roman"/>
          <w:color w:val="000000"/>
        </w:rPr>
        <w:t>These models also differed in their estimates of the Ne for the Hawaiian population, with the found and grow model suggesting a large Ne of around 10</w:t>
      </w:r>
      <w:r w:rsidR="00FB074A" w:rsidRPr="008A292A">
        <w:rPr>
          <w:rFonts w:ascii="Times New Roman" w:hAnsi="Times New Roman" w:cs="Times New Roman"/>
          <w:color w:val="000000"/>
          <w:vertAlign w:val="superscript"/>
        </w:rPr>
        <w:t>6</w:t>
      </w:r>
      <w:r w:rsidR="00FB074A" w:rsidRPr="008A292A">
        <w:rPr>
          <w:rFonts w:ascii="Times New Roman" w:hAnsi="Times New Roman" w:cs="Times New Roman"/>
          <w:color w:val="000000"/>
        </w:rPr>
        <w:t xml:space="preserve"> and the three epoch models generally producing estimates of Hawaiian Ne between 10</w:t>
      </w:r>
      <w:r w:rsidR="00FB074A" w:rsidRPr="008A292A">
        <w:rPr>
          <w:rFonts w:ascii="Times New Roman" w:hAnsi="Times New Roman" w:cs="Times New Roman"/>
          <w:color w:val="000000"/>
          <w:vertAlign w:val="superscript"/>
        </w:rPr>
        <w:t>2</w:t>
      </w:r>
      <w:r w:rsidR="00FB074A" w:rsidRPr="008A292A">
        <w:rPr>
          <w:rFonts w:ascii="Times New Roman" w:hAnsi="Times New Roman" w:cs="Times New Roman"/>
          <w:color w:val="000000"/>
        </w:rPr>
        <w:t xml:space="preserve"> and 10</w:t>
      </w:r>
      <w:r w:rsidR="00FB074A" w:rsidRPr="008A292A">
        <w:rPr>
          <w:rFonts w:ascii="Times New Roman" w:hAnsi="Times New Roman" w:cs="Times New Roman"/>
          <w:color w:val="000000"/>
          <w:vertAlign w:val="superscript"/>
        </w:rPr>
        <w:t>5</w:t>
      </w:r>
      <w:r w:rsidR="00B0663E" w:rsidRPr="008A292A">
        <w:rPr>
          <w:rFonts w:ascii="Times New Roman" w:hAnsi="Times New Roman" w:cs="Times New Roman"/>
          <w:color w:val="000000"/>
        </w:rPr>
        <w:t xml:space="preserve"> (</w:t>
      </w:r>
      <w:r w:rsidR="00D95E79" w:rsidRPr="008A292A">
        <w:rPr>
          <w:rFonts w:ascii="Times New Roman" w:hAnsi="Times New Roman" w:cs="Times New Roman"/>
          <w:color w:val="000000"/>
        </w:rPr>
        <w:t>Figure</w:t>
      </w:r>
      <w:r w:rsidR="00B0663E" w:rsidRPr="008A292A">
        <w:rPr>
          <w:rFonts w:ascii="Times New Roman" w:hAnsi="Times New Roman" w:cs="Times New Roman"/>
          <w:color w:val="000000"/>
        </w:rPr>
        <w:t xml:space="preserve"> 4c, 4</w:t>
      </w:r>
      <w:r w:rsidR="00FD18CC" w:rsidRPr="008A292A">
        <w:rPr>
          <w:rFonts w:ascii="Times New Roman" w:hAnsi="Times New Roman" w:cs="Times New Roman"/>
          <w:color w:val="000000"/>
        </w:rPr>
        <w:t>d).</w:t>
      </w:r>
    </w:p>
    <w:p w14:paraId="3D4FC076" w14:textId="7A354E25" w:rsidR="00B86C53" w:rsidRPr="008A292A" w:rsidRDefault="00B86C53" w:rsidP="009A26B0">
      <w:pPr>
        <w:jc w:val="both"/>
        <w:rPr>
          <w:rFonts w:ascii="Times New Roman" w:hAnsi="Times New Roman" w:cs="Times New Roman"/>
          <w:color w:val="000000"/>
        </w:rPr>
      </w:pPr>
      <w:r w:rsidRPr="008A292A">
        <w:rPr>
          <w:rFonts w:ascii="Times New Roman" w:hAnsi="Times New Roman" w:cs="Times New Roman"/>
          <w:color w:val="000000"/>
        </w:rPr>
        <w:tab/>
        <w:t xml:space="preserve">For other parameters, the </w:t>
      </w:r>
      <w:r w:rsidRPr="008A292A">
        <w:rPr>
          <w:rFonts w:ascii="Times New Roman" w:hAnsi="Times New Roman" w:cs="Times New Roman"/>
          <w:i/>
          <w:color w:val="000000"/>
        </w:rPr>
        <w:t>found and grow</w:t>
      </w:r>
      <w:r w:rsidRPr="008A292A">
        <w:rPr>
          <w:rFonts w:ascii="Times New Roman" w:hAnsi="Times New Roman" w:cs="Times New Roman"/>
          <w:color w:val="000000"/>
        </w:rPr>
        <w:t xml:space="preserve"> and </w:t>
      </w:r>
      <w:r w:rsidRPr="008A292A">
        <w:rPr>
          <w:rFonts w:ascii="Times New Roman" w:hAnsi="Times New Roman" w:cs="Times New Roman"/>
          <w:i/>
          <w:color w:val="000000"/>
        </w:rPr>
        <w:t>three epoch</w:t>
      </w:r>
      <w:r w:rsidRPr="008A292A">
        <w:rPr>
          <w:rFonts w:ascii="Times New Roman" w:hAnsi="Times New Roman" w:cs="Times New Roman"/>
          <w:color w:val="000000"/>
        </w:rPr>
        <w:t xml:space="preserve"> models generated similar estimates</w:t>
      </w:r>
      <w:r w:rsidR="00FB074A" w:rsidRPr="008A292A">
        <w:rPr>
          <w:rFonts w:ascii="Times New Roman" w:hAnsi="Times New Roman" w:cs="Times New Roman"/>
          <w:color w:val="000000"/>
        </w:rPr>
        <w:t xml:space="preserve">. </w:t>
      </w:r>
      <w:r w:rsidRPr="008A292A">
        <w:rPr>
          <w:rFonts w:ascii="Times New Roman" w:hAnsi="Times New Roman" w:cs="Times New Roman"/>
          <w:color w:val="000000"/>
        </w:rPr>
        <w:t xml:space="preserve">Both models suggest very low levels of contemporary migration between North America and Hawaii, with the </w:t>
      </w:r>
      <w:r w:rsidRPr="008A292A">
        <w:rPr>
          <w:rFonts w:ascii="Times New Roman" w:hAnsi="Times New Roman" w:cs="Times New Roman"/>
          <w:i/>
          <w:color w:val="000000"/>
        </w:rPr>
        <w:t xml:space="preserve">found and grow </w:t>
      </w:r>
      <w:r w:rsidRPr="008A292A">
        <w:rPr>
          <w:rFonts w:ascii="Times New Roman" w:hAnsi="Times New Roman" w:cs="Times New Roman"/>
          <w:color w:val="000000"/>
        </w:rPr>
        <w:t xml:space="preserve">models converging near 0 for both directions and the </w:t>
      </w:r>
      <w:r w:rsidRPr="008A292A">
        <w:rPr>
          <w:rFonts w:ascii="Times New Roman" w:hAnsi="Times New Roman" w:cs="Times New Roman"/>
          <w:i/>
          <w:color w:val="000000"/>
        </w:rPr>
        <w:t>three epoch</w:t>
      </w:r>
      <w:r w:rsidRPr="008A292A">
        <w:rPr>
          <w:rFonts w:ascii="Times New Roman" w:hAnsi="Times New Roman" w:cs="Times New Roman"/>
          <w:color w:val="000000"/>
        </w:rPr>
        <w:t xml:space="preserve"> models generally suggesting migration rates of &lt; 2.5 x 10</w:t>
      </w:r>
      <w:r w:rsidRPr="008A292A">
        <w:rPr>
          <w:rFonts w:ascii="Times New Roman" w:hAnsi="Times New Roman" w:cs="Times New Roman"/>
          <w:color w:val="000000"/>
          <w:vertAlign w:val="superscript"/>
        </w:rPr>
        <w:t>-5</w:t>
      </w:r>
      <w:r w:rsidRPr="008A292A">
        <w:rPr>
          <w:rFonts w:ascii="Times New Roman" w:hAnsi="Times New Roman" w:cs="Times New Roman"/>
          <w:color w:val="000000"/>
        </w:rPr>
        <w:t xml:space="preserve"> ind</w:t>
      </w:r>
      <w:r w:rsidR="00B0663E" w:rsidRPr="008A292A">
        <w:rPr>
          <w:rFonts w:ascii="Times New Roman" w:hAnsi="Times New Roman" w:cs="Times New Roman"/>
          <w:color w:val="000000"/>
        </w:rPr>
        <w:t>ividuals per generation (</w:t>
      </w:r>
      <w:r w:rsidR="00D95E79" w:rsidRPr="008A292A">
        <w:rPr>
          <w:rFonts w:ascii="Times New Roman" w:hAnsi="Times New Roman" w:cs="Times New Roman"/>
          <w:color w:val="000000"/>
        </w:rPr>
        <w:t>Figure</w:t>
      </w:r>
      <w:r w:rsidR="00B0663E" w:rsidRPr="008A292A">
        <w:rPr>
          <w:rFonts w:ascii="Times New Roman" w:hAnsi="Times New Roman" w:cs="Times New Roman"/>
          <w:color w:val="000000"/>
        </w:rPr>
        <w:t xml:space="preserve"> 4</w:t>
      </w:r>
      <w:r w:rsidR="00FD18CC" w:rsidRPr="008A292A">
        <w:rPr>
          <w:rFonts w:ascii="Times New Roman" w:hAnsi="Times New Roman" w:cs="Times New Roman"/>
          <w:color w:val="000000"/>
        </w:rPr>
        <w:t>e</w:t>
      </w:r>
      <w:r w:rsidR="00B0663E" w:rsidRPr="008A292A">
        <w:rPr>
          <w:rFonts w:ascii="Times New Roman" w:hAnsi="Times New Roman" w:cs="Times New Roman"/>
          <w:color w:val="000000"/>
        </w:rPr>
        <w:t>, 4</w:t>
      </w:r>
      <w:r w:rsidRPr="008A292A">
        <w:rPr>
          <w:rFonts w:ascii="Times New Roman" w:hAnsi="Times New Roman" w:cs="Times New Roman"/>
          <w:color w:val="000000"/>
        </w:rPr>
        <w:t>f). This finding accords with our intuition that trans-oceanic dispersal events in monarchs should be exceedingly rare events.</w:t>
      </w:r>
    </w:p>
    <w:p w14:paraId="6E6F7C05" w14:textId="77777777" w:rsidR="00EF22AE" w:rsidRPr="008A292A" w:rsidRDefault="00EF22AE" w:rsidP="002A1706">
      <w:pPr>
        <w:jc w:val="both"/>
        <w:rPr>
          <w:rFonts w:ascii="Times New Roman" w:hAnsi="Times New Roman" w:cs="Times New Roman"/>
          <w:color w:val="000000"/>
        </w:rPr>
      </w:pPr>
    </w:p>
    <w:p w14:paraId="45F5CF9E" w14:textId="77777777" w:rsidR="00EF22AE" w:rsidRPr="008A292A" w:rsidRDefault="00EF22AE" w:rsidP="00EF22AE">
      <w:pPr>
        <w:jc w:val="center"/>
        <w:rPr>
          <w:rFonts w:ascii="Times New Roman" w:hAnsi="Times New Roman" w:cs="Times New Roman"/>
          <w:i/>
          <w:color w:val="000000"/>
        </w:rPr>
      </w:pPr>
      <w:r w:rsidRPr="008A292A">
        <w:rPr>
          <w:rFonts w:ascii="Times New Roman" w:hAnsi="Times New Roman" w:cs="Times New Roman"/>
          <w:i/>
          <w:color w:val="000000"/>
        </w:rPr>
        <w:t>Question 3: Patterns of differentiation within expansion populations</w:t>
      </w:r>
    </w:p>
    <w:p w14:paraId="022AA75C" w14:textId="77777777" w:rsidR="00EF22AE" w:rsidRPr="008A292A" w:rsidRDefault="00EF22AE" w:rsidP="00EF22AE">
      <w:pPr>
        <w:jc w:val="center"/>
        <w:rPr>
          <w:rFonts w:ascii="Times New Roman" w:hAnsi="Times New Roman" w:cs="Times New Roman"/>
          <w:i/>
          <w:color w:val="000000"/>
        </w:rPr>
      </w:pPr>
    </w:p>
    <w:p w14:paraId="3963286C" w14:textId="77777777" w:rsidR="00EF22AE" w:rsidRPr="008A292A" w:rsidRDefault="00EF22AE" w:rsidP="00EF22AE">
      <w:pPr>
        <w:rPr>
          <w:rFonts w:ascii="Times New Roman" w:hAnsi="Times New Roman" w:cs="Times New Roman"/>
          <w:color w:val="000000"/>
        </w:rPr>
      </w:pPr>
      <w:r w:rsidRPr="008A292A">
        <w:rPr>
          <w:rFonts w:ascii="Times New Roman" w:hAnsi="Times New Roman" w:cs="Times New Roman"/>
          <w:color w:val="000000"/>
        </w:rPr>
        <w:tab/>
        <w:t>Samples from the Mariana Islands (especially the well-sampled Guam and Rota populations) appear to form distinct populations, despite their extremely close physical proximity. By contrast, populations within Hawaii (Maui and Oahu) and Australia (Queensland, New South Wales, and Victoria) do not show strong patterns of differentiation. Likewise, we find support for a single panmictic North American population that encompasses both eastern and western populations.</w:t>
      </w:r>
    </w:p>
    <w:p w14:paraId="2C129353" w14:textId="77777777" w:rsidR="00EF22AE" w:rsidRPr="008A292A" w:rsidRDefault="00EF22AE" w:rsidP="00EF22AE">
      <w:pPr>
        <w:rPr>
          <w:rFonts w:ascii="Times New Roman" w:hAnsi="Times New Roman" w:cs="Times New Roman"/>
          <w:color w:val="000000"/>
        </w:rPr>
      </w:pPr>
    </w:p>
    <w:p w14:paraId="5FAAAAB2" w14:textId="77777777" w:rsidR="00EF22AE" w:rsidRPr="008A292A" w:rsidRDefault="00EF22AE" w:rsidP="00EF22AE">
      <w:pPr>
        <w:jc w:val="center"/>
        <w:rPr>
          <w:rFonts w:ascii="Times New Roman" w:hAnsi="Times New Roman" w:cs="Times New Roman"/>
          <w:b/>
          <w:color w:val="000000"/>
          <w:u w:val="single"/>
        </w:rPr>
      </w:pPr>
      <w:r w:rsidRPr="008A292A">
        <w:rPr>
          <w:rFonts w:ascii="Times New Roman" w:hAnsi="Times New Roman" w:cs="Times New Roman"/>
          <w:b/>
          <w:color w:val="000000"/>
          <w:u w:val="single"/>
        </w:rPr>
        <w:t>Discussion</w:t>
      </w:r>
    </w:p>
    <w:p w14:paraId="31635CCF" w14:textId="77777777" w:rsidR="00EF22AE" w:rsidRPr="008A292A" w:rsidRDefault="00EF22AE" w:rsidP="00EF22AE">
      <w:pPr>
        <w:jc w:val="center"/>
        <w:rPr>
          <w:rFonts w:ascii="Times New Roman" w:hAnsi="Times New Roman" w:cs="Times New Roman"/>
          <w:b/>
          <w:color w:val="000000"/>
          <w:u w:val="single"/>
        </w:rPr>
      </w:pPr>
    </w:p>
    <w:p w14:paraId="4BEC4B7D" w14:textId="20E47B91" w:rsidR="00625A53" w:rsidRPr="008A292A" w:rsidRDefault="00F8441E" w:rsidP="009B2AE0">
      <w:pPr>
        <w:jc w:val="both"/>
        <w:rPr>
          <w:rFonts w:ascii="Times New Roman" w:hAnsi="Times New Roman" w:cs="Times New Roman"/>
          <w:color w:val="000000"/>
        </w:rPr>
      </w:pPr>
      <w:r w:rsidRPr="008A292A">
        <w:rPr>
          <w:rFonts w:ascii="Times New Roman" w:hAnsi="Times New Roman" w:cs="Times New Roman"/>
          <w:color w:val="000000"/>
        </w:rPr>
        <w:tab/>
        <w:t>Our analysis suggests a population genetic scenario consistent with a recent natural range expansion</w:t>
      </w:r>
      <w:r w:rsidR="007C2C9D" w:rsidRPr="008A292A">
        <w:rPr>
          <w:rFonts w:ascii="Times New Roman" w:hAnsi="Times New Roman" w:cs="Times New Roman"/>
          <w:color w:val="000000"/>
        </w:rPr>
        <w:t xml:space="preserve"> characterized by serial stepwise dispersal</w:t>
      </w:r>
      <w:r w:rsidRPr="008A292A">
        <w:rPr>
          <w:rFonts w:ascii="Times New Roman" w:hAnsi="Times New Roman" w:cs="Times New Roman"/>
          <w:color w:val="000000"/>
        </w:rPr>
        <w:t xml:space="preserve"> across the Pacific in monarchs. With increasing distance, Pacific populations become more distantly related </w:t>
      </w:r>
      <w:r w:rsidR="009B265E" w:rsidRPr="008A292A">
        <w:rPr>
          <w:rFonts w:ascii="Times New Roman" w:hAnsi="Times New Roman" w:cs="Times New Roman"/>
          <w:color w:val="000000"/>
        </w:rPr>
        <w:t>to</w:t>
      </w:r>
      <w:r w:rsidRPr="008A292A">
        <w:rPr>
          <w:rFonts w:ascii="Times New Roman" w:hAnsi="Times New Roman" w:cs="Times New Roman"/>
          <w:color w:val="000000"/>
        </w:rPr>
        <w:t xml:space="preserve"> the ancestral North American population. We find evidence for two independent expansions upon establishment in Hawaii, with a previously uncharacterized westward expansion from Hawaii into the Mariana Islands</w:t>
      </w:r>
      <w:r w:rsidR="009B2AE0" w:rsidRPr="008A292A">
        <w:rPr>
          <w:rFonts w:ascii="Times New Roman" w:hAnsi="Times New Roman" w:cs="Times New Roman"/>
          <w:color w:val="000000"/>
        </w:rPr>
        <w:t>. The other previously unsampled population in our data, from Norfolk Island, appears to be part of the monarch’s southwestward Pacific expansion and generally groups with samples from Australia and New Zealand. Our results are broadly concordant with analyses by Zhan et al. (2014) and Pierce et al. (2014) but provide a higher resolution picture of the monarch’s pattern of establishment in the Pacific.</w:t>
      </w:r>
    </w:p>
    <w:p w14:paraId="4318CF87" w14:textId="423FDAB8" w:rsidR="009B2AE0" w:rsidRPr="008A292A" w:rsidRDefault="009B2AE0" w:rsidP="009B2AE0">
      <w:pPr>
        <w:jc w:val="both"/>
        <w:rPr>
          <w:rFonts w:ascii="Times New Roman" w:hAnsi="Times New Roman" w:cs="Times New Roman"/>
          <w:color w:val="000000"/>
        </w:rPr>
      </w:pPr>
      <w:r w:rsidRPr="008A292A">
        <w:rPr>
          <w:rFonts w:ascii="Times New Roman" w:hAnsi="Times New Roman" w:cs="Times New Roman"/>
          <w:color w:val="000000"/>
        </w:rPr>
        <w:tab/>
        <w:t>We found that monarchs in the Mariana Islands represent a distinct expansion event within the Pacific. Historical records provided in Zalucki and Clarke (2004) indicate that the monarch’s establishment date in the Marianas was likely around 1900, although there are museum specimens</w:t>
      </w:r>
      <w:r w:rsidR="00E77EF4" w:rsidRPr="008A292A">
        <w:rPr>
          <w:rFonts w:ascii="Times New Roman" w:hAnsi="Times New Roman" w:cs="Times New Roman"/>
          <w:color w:val="000000"/>
        </w:rPr>
        <w:t xml:space="preserve"> from Guam</w:t>
      </w:r>
      <w:r w:rsidRPr="008A292A">
        <w:rPr>
          <w:rFonts w:ascii="Times New Roman" w:hAnsi="Times New Roman" w:cs="Times New Roman"/>
          <w:color w:val="000000"/>
        </w:rPr>
        <w:t xml:space="preserve"> dating back to at least 1887</w:t>
      </w:r>
      <w:r w:rsidR="00E77EF4" w:rsidRPr="008A292A">
        <w:rPr>
          <w:rFonts w:ascii="Times New Roman" w:hAnsi="Times New Roman" w:cs="Times New Roman"/>
          <w:color w:val="000000"/>
        </w:rPr>
        <w:t xml:space="preserve"> and from Saipan that date to at least 1883</w:t>
      </w:r>
      <w:r w:rsidRPr="008A292A">
        <w:rPr>
          <w:rFonts w:ascii="Times New Roman" w:hAnsi="Times New Roman" w:cs="Times New Roman"/>
          <w:color w:val="000000"/>
        </w:rPr>
        <w:t xml:space="preserve"> (M. Freedman, pers. obs.). It is likely, based on historical records and geography, that monarchs in the Marianas are themselves descended from populations in the Marshall Islands and</w:t>
      </w:r>
      <w:r w:rsidR="00E77EF4" w:rsidRPr="008A292A">
        <w:rPr>
          <w:rFonts w:ascii="Times New Roman" w:hAnsi="Times New Roman" w:cs="Times New Roman"/>
          <w:color w:val="000000"/>
        </w:rPr>
        <w:t>/or</w:t>
      </w:r>
      <w:r w:rsidRPr="008A292A">
        <w:rPr>
          <w:rFonts w:ascii="Times New Roman" w:hAnsi="Times New Roman" w:cs="Times New Roman"/>
          <w:color w:val="000000"/>
        </w:rPr>
        <w:t xml:space="preserve"> Micronesia, where there are monarch records dating back to at least 1860</w:t>
      </w:r>
      <w:r w:rsidR="00C37519" w:rsidRPr="008A292A">
        <w:rPr>
          <w:rFonts w:ascii="Times New Roman" w:hAnsi="Times New Roman" w:cs="Times New Roman"/>
          <w:color w:val="000000"/>
        </w:rPr>
        <w:t xml:space="preserve"> (Zalucki and Clarke 2004)</w:t>
      </w:r>
      <w:r w:rsidRPr="008A292A">
        <w:rPr>
          <w:rFonts w:ascii="Times New Roman" w:hAnsi="Times New Roman" w:cs="Times New Roman"/>
          <w:color w:val="000000"/>
        </w:rPr>
        <w:t xml:space="preserve">. These islands have yet to be sampled in population genetic analyses, although there are extant </w:t>
      </w:r>
      <w:r w:rsidR="00C37519" w:rsidRPr="008A292A">
        <w:rPr>
          <w:rFonts w:ascii="Times New Roman" w:hAnsi="Times New Roman" w:cs="Times New Roman"/>
          <w:color w:val="000000"/>
        </w:rPr>
        <w:t xml:space="preserve">monarch </w:t>
      </w:r>
      <w:r w:rsidRPr="008A292A">
        <w:rPr>
          <w:rFonts w:ascii="Times New Roman" w:hAnsi="Times New Roman" w:cs="Times New Roman"/>
          <w:color w:val="000000"/>
        </w:rPr>
        <w:t>populations</w:t>
      </w:r>
      <w:r w:rsidR="00C37519" w:rsidRPr="008A292A">
        <w:rPr>
          <w:rFonts w:ascii="Times New Roman" w:hAnsi="Times New Roman" w:cs="Times New Roman"/>
          <w:color w:val="000000"/>
        </w:rPr>
        <w:t xml:space="preserve"> present there</w:t>
      </w:r>
      <w:r w:rsidRPr="008A292A">
        <w:rPr>
          <w:rFonts w:ascii="Times New Roman" w:hAnsi="Times New Roman" w:cs="Times New Roman"/>
          <w:color w:val="000000"/>
        </w:rPr>
        <w:t xml:space="preserve"> (</w:t>
      </w:r>
      <w:r w:rsidR="00C37519" w:rsidRPr="008A292A">
        <w:rPr>
          <w:rFonts w:ascii="Times New Roman" w:hAnsi="Times New Roman" w:cs="Times New Roman"/>
          <w:color w:val="000000"/>
        </w:rPr>
        <w:t>British Museum of Natural History</w:t>
      </w:r>
      <w:r w:rsidR="00E77EF4" w:rsidRPr="008A292A">
        <w:rPr>
          <w:rFonts w:ascii="Times New Roman" w:hAnsi="Times New Roman" w:cs="Times New Roman"/>
          <w:color w:val="000000"/>
        </w:rPr>
        <w:t xml:space="preserve"> collection</w:t>
      </w:r>
      <w:r w:rsidR="00C37519" w:rsidRPr="008A292A">
        <w:rPr>
          <w:rFonts w:ascii="Times New Roman" w:hAnsi="Times New Roman" w:cs="Times New Roman"/>
          <w:color w:val="000000"/>
        </w:rPr>
        <w:t xml:space="preserve">; </w:t>
      </w:r>
      <w:r w:rsidRPr="008A292A">
        <w:rPr>
          <w:rFonts w:ascii="Times New Roman" w:hAnsi="Times New Roman" w:cs="Times New Roman"/>
          <w:color w:val="000000"/>
        </w:rPr>
        <w:t>J. Tennant, pers. comm.).</w:t>
      </w:r>
    </w:p>
    <w:p w14:paraId="52AAD772" w14:textId="50AF12D0" w:rsidR="00FF4D0E" w:rsidRPr="008A292A" w:rsidRDefault="009B2AE0" w:rsidP="009B2AE0">
      <w:pPr>
        <w:jc w:val="both"/>
        <w:rPr>
          <w:rFonts w:ascii="Times New Roman" w:hAnsi="Times New Roman" w:cs="Times New Roman"/>
          <w:color w:val="000000"/>
        </w:rPr>
      </w:pPr>
      <w:r w:rsidRPr="008A292A">
        <w:rPr>
          <w:rFonts w:ascii="Times New Roman" w:hAnsi="Times New Roman" w:cs="Times New Roman"/>
          <w:color w:val="000000"/>
        </w:rPr>
        <w:tab/>
        <w:t>Within the Mariana Islands, we found a strong pattern of differentiation</w:t>
      </w:r>
      <w:r w:rsidR="00C37519" w:rsidRPr="008A292A">
        <w:rPr>
          <w:rFonts w:ascii="Times New Roman" w:hAnsi="Times New Roman" w:cs="Times New Roman"/>
          <w:color w:val="000000"/>
        </w:rPr>
        <w:t xml:space="preserve"> between islands</w:t>
      </w:r>
      <w:r w:rsidRPr="008A292A">
        <w:rPr>
          <w:rFonts w:ascii="Times New Roman" w:hAnsi="Times New Roman" w:cs="Times New Roman"/>
          <w:color w:val="000000"/>
        </w:rPr>
        <w:t xml:space="preserve">, especially between the nearby islands of Guam and Rota. This pattern is striking because of their extremely close proximity: these islands are separated by </w:t>
      </w:r>
      <w:r w:rsidR="00E77EF4" w:rsidRPr="008A292A">
        <w:rPr>
          <w:rFonts w:ascii="Times New Roman" w:hAnsi="Times New Roman" w:cs="Times New Roman"/>
          <w:color w:val="000000"/>
        </w:rPr>
        <w:t>only</w:t>
      </w:r>
      <w:r w:rsidRPr="008A292A">
        <w:rPr>
          <w:rFonts w:ascii="Times New Roman" w:hAnsi="Times New Roman" w:cs="Times New Roman"/>
          <w:color w:val="000000"/>
        </w:rPr>
        <w:t xml:space="preserve"> 40 km of </w:t>
      </w:r>
      <w:r w:rsidR="00E77EF4" w:rsidRPr="008A292A">
        <w:rPr>
          <w:rFonts w:ascii="Times New Roman" w:hAnsi="Times New Roman" w:cs="Times New Roman"/>
          <w:color w:val="000000"/>
        </w:rPr>
        <w:t xml:space="preserve">open </w:t>
      </w:r>
      <w:r w:rsidR="00C37519" w:rsidRPr="008A292A">
        <w:rPr>
          <w:rFonts w:ascii="Times New Roman" w:hAnsi="Times New Roman" w:cs="Times New Roman"/>
          <w:color w:val="000000"/>
        </w:rPr>
        <w:t>ocean</w:t>
      </w:r>
      <w:r w:rsidRPr="008A292A">
        <w:rPr>
          <w:rFonts w:ascii="Times New Roman" w:hAnsi="Times New Roman" w:cs="Times New Roman"/>
          <w:color w:val="000000"/>
        </w:rPr>
        <w:t>. By contrast, our samples from North America, despite coming from overwintering sites nearly 2,000 km apart, formed a single panmictic population. This result is consistent with other population genetic analyses of eastern and western</w:t>
      </w:r>
      <w:r w:rsidR="00C37519" w:rsidRPr="008A292A">
        <w:rPr>
          <w:rFonts w:ascii="Times New Roman" w:hAnsi="Times New Roman" w:cs="Times New Roman"/>
          <w:color w:val="000000"/>
        </w:rPr>
        <w:t xml:space="preserve"> North American</w:t>
      </w:r>
      <w:r w:rsidRPr="008A292A">
        <w:rPr>
          <w:rFonts w:ascii="Times New Roman" w:hAnsi="Times New Roman" w:cs="Times New Roman"/>
          <w:color w:val="000000"/>
        </w:rPr>
        <w:t xml:space="preserve"> monarchs (Brower and Boyce 1991, Shephard et al. 2002, Lyons et al. 2012, </w:t>
      </w:r>
      <w:r w:rsidR="00873DA2" w:rsidRPr="008A292A">
        <w:rPr>
          <w:rFonts w:ascii="Times New Roman" w:hAnsi="Times New Roman" w:cs="Times New Roman"/>
          <w:color w:val="000000"/>
        </w:rPr>
        <w:t>Zhan et al. 2014, reviewed in Pierce et al. 2015)</w:t>
      </w:r>
      <w:r w:rsidR="007C2C9D" w:rsidRPr="008A292A">
        <w:rPr>
          <w:rFonts w:ascii="Times New Roman" w:hAnsi="Times New Roman" w:cs="Times New Roman"/>
          <w:color w:val="000000"/>
        </w:rPr>
        <w:t>, although</w:t>
      </w:r>
      <w:r w:rsidR="00C37519" w:rsidRPr="008A292A">
        <w:rPr>
          <w:rFonts w:ascii="Times New Roman" w:hAnsi="Times New Roman" w:cs="Times New Roman"/>
          <w:color w:val="000000"/>
        </w:rPr>
        <w:t xml:space="preserve"> it</w:t>
      </w:r>
      <w:r w:rsidR="007C2C9D" w:rsidRPr="008A292A">
        <w:rPr>
          <w:rFonts w:ascii="Times New Roman" w:hAnsi="Times New Roman" w:cs="Times New Roman"/>
          <w:color w:val="000000"/>
        </w:rPr>
        <w:t xml:space="preserve"> provides the strongest </w:t>
      </w:r>
      <w:r w:rsidR="00FD18CC" w:rsidRPr="008A292A">
        <w:rPr>
          <w:rFonts w:ascii="Times New Roman" w:hAnsi="Times New Roman" w:cs="Times New Roman"/>
          <w:color w:val="000000"/>
        </w:rPr>
        <w:t>evidence to date that North American monarchs form a single genetically panmictic</w:t>
      </w:r>
      <w:r w:rsidR="00873DA2" w:rsidRPr="008A292A">
        <w:rPr>
          <w:rFonts w:ascii="Times New Roman" w:hAnsi="Times New Roman" w:cs="Times New Roman"/>
          <w:color w:val="000000"/>
        </w:rPr>
        <w:t xml:space="preserve"> </w:t>
      </w:r>
      <w:r w:rsidR="00FD18CC" w:rsidRPr="008A292A">
        <w:rPr>
          <w:rFonts w:ascii="Times New Roman" w:hAnsi="Times New Roman" w:cs="Times New Roman"/>
          <w:color w:val="000000"/>
        </w:rPr>
        <w:t>population.</w:t>
      </w:r>
    </w:p>
    <w:p w14:paraId="29DE5512" w14:textId="2B866409" w:rsidR="009B2AE0" w:rsidRPr="008A292A" w:rsidRDefault="00FF4D0E" w:rsidP="009B2AE0">
      <w:pPr>
        <w:jc w:val="both"/>
        <w:rPr>
          <w:rFonts w:ascii="Times New Roman" w:hAnsi="Times New Roman" w:cs="Times New Roman"/>
          <w:color w:val="000000"/>
        </w:rPr>
      </w:pPr>
      <w:r w:rsidRPr="008A292A">
        <w:rPr>
          <w:rFonts w:ascii="Times New Roman" w:hAnsi="Times New Roman" w:cs="Times New Roman"/>
          <w:color w:val="000000"/>
        </w:rPr>
        <w:tab/>
      </w:r>
      <w:r w:rsidR="00873DA2" w:rsidRPr="008A292A">
        <w:rPr>
          <w:rFonts w:ascii="Times New Roman" w:hAnsi="Times New Roman" w:cs="Times New Roman"/>
          <w:color w:val="000000"/>
        </w:rPr>
        <w:t xml:space="preserve">This pattern of </w:t>
      </w:r>
      <w:r w:rsidR="00C37519" w:rsidRPr="008A292A">
        <w:rPr>
          <w:rFonts w:ascii="Times New Roman" w:hAnsi="Times New Roman" w:cs="Times New Roman"/>
          <w:color w:val="000000"/>
        </w:rPr>
        <w:t xml:space="preserve">strong </w:t>
      </w:r>
      <w:r w:rsidR="00873DA2" w:rsidRPr="008A292A">
        <w:rPr>
          <w:rFonts w:ascii="Times New Roman" w:hAnsi="Times New Roman" w:cs="Times New Roman"/>
          <w:color w:val="000000"/>
        </w:rPr>
        <w:t>population genetic differentiation within the Mariana Islands but not at the scale of the entire North American continent highlights</w:t>
      </w:r>
      <w:r w:rsidR="00C37519" w:rsidRPr="008A292A">
        <w:rPr>
          <w:rFonts w:ascii="Times New Roman" w:hAnsi="Times New Roman" w:cs="Times New Roman"/>
          <w:color w:val="000000"/>
        </w:rPr>
        <w:t xml:space="preserve"> both (1)</w:t>
      </w:r>
      <w:r w:rsidR="00873DA2" w:rsidRPr="008A292A">
        <w:rPr>
          <w:rFonts w:ascii="Times New Roman" w:hAnsi="Times New Roman" w:cs="Times New Roman"/>
          <w:color w:val="000000"/>
        </w:rPr>
        <w:t xml:space="preserve"> the pervasive role that long-distance migration in North America plays in collapsing any patterns of population structure that might otherwise develop</w:t>
      </w:r>
      <w:r w:rsidR="00C37519" w:rsidRPr="008A292A">
        <w:rPr>
          <w:rFonts w:ascii="Times New Roman" w:hAnsi="Times New Roman" w:cs="Times New Roman"/>
          <w:color w:val="000000"/>
        </w:rPr>
        <w:t xml:space="preserve"> and (2) the fact that many Pacific monarch populations likely have extremely small effective population sizes that are susceptible to very strong genetic drift</w:t>
      </w:r>
      <w:r w:rsidR="00873DA2" w:rsidRPr="008A292A">
        <w:rPr>
          <w:rFonts w:ascii="Times New Roman" w:hAnsi="Times New Roman" w:cs="Times New Roman"/>
          <w:color w:val="000000"/>
        </w:rPr>
        <w:t xml:space="preserve">. Panmixia over large spatial scales </w:t>
      </w:r>
      <w:r w:rsidR="007851D0" w:rsidRPr="008A292A">
        <w:rPr>
          <w:rFonts w:ascii="Times New Roman" w:hAnsi="Times New Roman" w:cs="Times New Roman"/>
          <w:color w:val="000000"/>
        </w:rPr>
        <w:t>is</w:t>
      </w:r>
      <w:r w:rsidR="00873DA2" w:rsidRPr="008A292A">
        <w:rPr>
          <w:rFonts w:ascii="Times New Roman" w:hAnsi="Times New Roman" w:cs="Times New Roman"/>
          <w:color w:val="000000"/>
        </w:rPr>
        <w:t xml:space="preserve"> common in other long-distance migratory </w:t>
      </w:r>
      <w:r w:rsidR="00034711" w:rsidRPr="008A292A">
        <w:rPr>
          <w:rFonts w:ascii="Times New Roman" w:hAnsi="Times New Roman" w:cs="Times New Roman"/>
          <w:color w:val="000000"/>
        </w:rPr>
        <w:t>taxa including bats (Peel et al. 2013), birds (Kraus et al. 2013), and eels (</w:t>
      </w:r>
      <w:proofErr w:type="spellStart"/>
      <w:r w:rsidR="00034711" w:rsidRPr="008A292A">
        <w:rPr>
          <w:rFonts w:ascii="Times New Roman" w:hAnsi="Times New Roman" w:cs="Times New Roman"/>
          <w:color w:val="000000"/>
        </w:rPr>
        <w:t>Als</w:t>
      </w:r>
      <w:proofErr w:type="spellEnd"/>
      <w:r w:rsidR="00034711" w:rsidRPr="008A292A">
        <w:rPr>
          <w:rFonts w:ascii="Times New Roman" w:hAnsi="Times New Roman" w:cs="Times New Roman"/>
          <w:color w:val="000000"/>
        </w:rPr>
        <w:t xml:space="preserve"> et al. 2011)</w:t>
      </w:r>
      <w:r w:rsidR="00873DA2" w:rsidRPr="008A292A">
        <w:rPr>
          <w:rFonts w:ascii="Times New Roman" w:hAnsi="Times New Roman" w:cs="Times New Roman"/>
          <w:color w:val="000000"/>
        </w:rPr>
        <w:t xml:space="preserve">, though monarchs provide a unique opportunity to </w:t>
      </w:r>
      <w:r w:rsidR="00E46C9F" w:rsidRPr="008A292A">
        <w:rPr>
          <w:rFonts w:ascii="Times New Roman" w:hAnsi="Times New Roman" w:cs="Times New Roman"/>
          <w:color w:val="000000"/>
        </w:rPr>
        <w:t>compare</w:t>
      </w:r>
      <w:r w:rsidR="00873DA2" w:rsidRPr="008A292A">
        <w:rPr>
          <w:rFonts w:ascii="Times New Roman" w:hAnsi="Times New Roman" w:cs="Times New Roman"/>
          <w:color w:val="000000"/>
        </w:rPr>
        <w:t xml:space="preserve"> patterns of population structure in migratory and non-migratory populations.</w:t>
      </w:r>
      <w:r w:rsidRPr="008A292A">
        <w:rPr>
          <w:rFonts w:ascii="Times New Roman" w:hAnsi="Times New Roman" w:cs="Times New Roman"/>
          <w:color w:val="000000"/>
        </w:rPr>
        <w:t xml:space="preserve"> This result also highlights that Pacific populations, despite comprising a single range expansion event, have spent sufficient time in isolation to become distinct evolutionary entities that can be </w:t>
      </w:r>
      <w:r w:rsidR="00E77EF4" w:rsidRPr="008A292A">
        <w:rPr>
          <w:rFonts w:ascii="Times New Roman" w:hAnsi="Times New Roman" w:cs="Times New Roman"/>
          <w:color w:val="000000"/>
        </w:rPr>
        <w:t>treated as semi-independent replicates</w:t>
      </w:r>
      <w:r w:rsidRPr="008A292A">
        <w:rPr>
          <w:rFonts w:ascii="Times New Roman" w:hAnsi="Times New Roman" w:cs="Times New Roman"/>
          <w:color w:val="000000"/>
        </w:rPr>
        <w:t xml:space="preserve"> in comparative studies (e.g. Freedman et al., in review).</w:t>
      </w:r>
    </w:p>
    <w:p w14:paraId="51726403" w14:textId="49519D06" w:rsidR="00E46C9F" w:rsidRPr="008A292A" w:rsidRDefault="00873DA2" w:rsidP="009B2AE0">
      <w:pPr>
        <w:jc w:val="both"/>
        <w:rPr>
          <w:rFonts w:ascii="Times New Roman" w:hAnsi="Times New Roman" w:cs="Times New Roman"/>
          <w:color w:val="000000"/>
        </w:rPr>
      </w:pPr>
      <w:r w:rsidRPr="008A292A">
        <w:rPr>
          <w:rFonts w:ascii="Times New Roman" w:hAnsi="Times New Roman" w:cs="Times New Roman"/>
          <w:color w:val="000000"/>
        </w:rPr>
        <w:tab/>
        <w:t xml:space="preserve">In contrast to populations within the Mariana Islands, samples from Hawaiian and Australian monarchs do not </w:t>
      </w:r>
      <w:r w:rsidR="00FF4D0E" w:rsidRPr="008A292A">
        <w:rPr>
          <w:rFonts w:ascii="Times New Roman" w:hAnsi="Times New Roman" w:cs="Times New Roman"/>
          <w:color w:val="000000"/>
        </w:rPr>
        <w:t>provide indications of</w:t>
      </w:r>
      <w:r w:rsidRPr="008A292A">
        <w:rPr>
          <w:rFonts w:ascii="Times New Roman" w:hAnsi="Times New Roman" w:cs="Times New Roman"/>
          <w:color w:val="000000"/>
        </w:rPr>
        <w:t xml:space="preserve"> fine-scale population genetic differentiation</w:t>
      </w:r>
      <w:r w:rsidR="00C37519" w:rsidRPr="008A292A">
        <w:rPr>
          <w:rFonts w:ascii="Times New Roman" w:hAnsi="Times New Roman" w:cs="Times New Roman"/>
          <w:color w:val="000000"/>
        </w:rPr>
        <w:t xml:space="preserve"> that might be expected in non-migratory populations</w:t>
      </w:r>
      <w:r w:rsidRPr="008A292A">
        <w:rPr>
          <w:rFonts w:ascii="Times New Roman" w:hAnsi="Times New Roman" w:cs="Times New Roman"/>
          <w:color w:val="000000"/>
        </w:rPr>
        <w:t xml:space="preserve">. Within Hawaii, our samples from Maui and Oahu formed a single genetic cluster, consistent with the </w:t>
      </w:r>
      <w:r w:rsidR="00E46C9F" w:rsidRPr="008A292A">
        <w:rPr>
          <w:rFonts w:ascii="Times New Roman" w:hAnsi="Times New Roman" w:cs="Times New Roman"/>
          <w:color w:val="000000"/>
        </w:rPr>
        <w:t>results</w:t>
      </w:r>
      <w:r w:rsidRPr="008A292A">
        <w:rPr>
          <w:rFonts w:ascii="Times New Roman" w:hAnsi="Times New Roman" w:cs="Times New Roman"/>
          <w:color w:val="000000"/>
        </w:rPr>
        <w:t xml:space="preserve"> of Pierce et al. (2014b). </w:t>
      </w:r>
      <w:r w:rsidR="00E46C9F" w:rsidRPr="008A292A">
        <w:rPr>
          <w:rFonts w:ascii="Times New Roman" w:hAnsi="Times New Roman" w:cs="Times New Roman"/>
          <w:color w:val="000000"/>
        </w:rPr>
        <w:lastRenderedPageBreak/>
        <w:t>Likewise, within the Australian continent, samples from New South Wales and Victoria grouped with samples from Queensland. This result is consistent with early studies of broad- and fine-scale population genetic structure of Australian monarch butterflies</w:t>
      </w:r>
      <w:r w:rsidR="00C37519" w:rsidRPr="008A292A">
        <w:rPr>
          <w:rFonts w:ascii="Times New Roman" w:hAnsi="Times New Roman" w:cs="Times New Roman"/>
          <w:color w:val="000000"/>
        </w:rPr>
        <w:t xml:space="preserve"> using sampling from a small number of loci</w:t>
      </w:r>
      <w:r w:rsidR="00E46C9F" w:rsidRPr="008A292A">
        <w:rPr>
          <w:rFonts w:ascii="Times New Roman" w:hAnsi="Times New Roman" w:cs="Times New Roman"/>
          <w:color w:val="000000"/>
        </w:rPr>
        <w:t xml:space="preserve"> (Zalucki et al. 1987). </w:t>
      </w:r>
    </w:p>
    <w:p w14:paraId="2C73A414" w14:textId="36E467EF" w:rsidR="00873DA2" w:rsidRPr="008A292A" w:rsidRDefault="00E46C9F" w:rsidP="009B2AE0">
      <w:pPr>
        <w:jc w:val="both"/>
        <w:rPr>
          <w:rFonts w:ascii="Times New Roman" w:hAnsi="Times New Roman" w:cs="Times New Roman"/>
          <w:color w:val="000000"/>
        </w:rPr>
      </w:pPr>
      <w:r w:rsidRPr="008A292A">
        <w:rPr>
          <w:rFonts w:ascii="Times New Roman" w:hAnsi="Times New Roman" w:cs="Times New Roman"/>
          <w:color w:val="000000"/>
        </w:rPr>
        <w:tab/>
        <w:t xml:space="preserve">For Hawaiian monarchs, it is not immediately clear why </w:t>
      </w:r>
      <w:r w:rsidR="00333EB3" w:rsidRPr="008A292A">
        <w:rPr>
          <w:rFonts w:ascii="Times New Roman" w:hAnsi="Times New Roman" w:cs="Times New Roman"/>
          <w:color w:val="000000"/>
        </w:rPr>
        <w:t xml:space="preserve">the </w:t>
      </w:r>
      <w:r w:rsidRPr="008A292A">
        <w:rPr>
          <w:rFonts w:ascii="Times New Roman" w:hAnsi="Times New Roman" w:cs="Times New Roman"/>
          <w:color w:val="000000"/>
        </w:rPr>
        <w:t>islands</w:t>
      </w:r>
      <w:r w:rsidR="00333EB3" w:rsidRPr="008A292A">
        <w:rPr>
          <w:rFonts w:ascii="Times New Roman" w:hAnsi="Times New Roman" w:cs="Times New Roman"/>
          <w:color w:val="000000"/>
        </w:rPr>
        <w:t xml:space="preserve"> of Maui and Oahu</w:t>
      </w:r>
      <w:r w:rsidRPr="008A292A">
        <w:rPr>
          <w:rFonts w:ascii="Times New Roman" w:hAnsi="Times New Roman" w:cs="Times New Roman"/>
          <w:color w:val="000000"/>
        </w:rPr>
        <w:t xml:space="preserve"> do not form separate populations. One possibility is that prevailing winds promote gene flow between islands and that the orientation axis of the </w:t>
      </w:r>
      <w:proofErr w:type="gramStart"/>
      <w:r w:rsidRPr="008A292A">
        <w:rPr>
          <w:rFonts w:ascii="Times New Roman" w:hAnsi="Times New Roman" w:cs="Times New Roman"/>
          <w:color w:val="000000"/>
        </w:rPr>
        <w:t>Hawaiian islands</w:t>
      </w:r>
      <w:proofErr w:type="gramEnd"/>
      <w:r w:rsidRPr="008A292A">
        <w:rPr>
          <w:rFonts w:ascii="Times New Roman" w:hAnsi="Times New Roman" w:cs="Times New Roman"/>
          <w:color w:val="000000"/>
        </w:rPr>
        <w:t xml:space="preserve"> relative to prevailing wind direction </w:t>
      </w:r>
      <w:r w:rsidR="00333EB3" w:rsidRPr="008A292A">
        <w:rPr>
          <w:rFonts w:ascii="Times New Roman" w:hAnsi="Times New Roman" w:cs="Times New Roman"/>
          <w:color w:val="000000"/>
        </w:rPr>
        <w:t xml:space="preserve">differs from that seen in the Mariana Islands. Pacific monarchs are likely moved by </w:t>
      </w:r>
      <w:r w:rsidR="00C37519" w:rsidRPr="008A292A">
        <w:rPr>
          <w:rFonts w:ascii="Times New Roman" w:hAnsi="Times New Roman" w:cs="Times New Roman"/>
          <w:color w:val="000000"/>
        </w:rPr>
        <w:t>wind patterns</w:t>
      </w:r>
      <w:r w:rsidR="00333EB3" w:rsidRPr="008A292A">
        <w:rPr>
          <w:rFonts w:ascii="Times New Roman" w:hAnsi="Times New Roman" w:cs="Times New Roman"/>
          <w:color w:val="000000"/>
        </w:rPr>
        <w:t xml:space="preserve">, and some authors have </w:t>
      </w:r>
      <w:r w:rsidR="00C37519" w:rsidRPr="008A292A">
        <w:rPr>
          <w:rFonts w:ascii="Times New Roman" w:hAnsi="Times New Roman" w:cs="Times New Roman"/>
          <w:color w:val="000000"/>
        </w:rPr>
        <w:t>suggested</w:t>
      </w:r>
      <w:r w:rsidR="00333EB3" w:rsidRPr="008A292A">
        <w:rPr>
          <w:rFonts w:ascii="Times New Roman" w:hAnsi="Times New Roman" w:cs="Times New Roman"/>
          <w:color w:val="000000"/>
        </w:rPr>
        <w:t xml:space="preserve"> that </w:t>
      </w:r>
      <w:r w:rsidR="00B91792" w:rsidRPr="008A292A">
        <w:rPr>
          <w:rFonts w:ascii="Times New Roman" w:hAnsi="Times New Roman" w:cs="Times New Roman"/>
          <w:color w:val="000000"/>
        </w:rPr>
        <w:t>tropical cyclones</w:t>
      </w:r>
      <w:r w:rsidR="00333EB3" w:rsidRPr="008A292A">
        <w:rPr>
          <w:rFonts w:ascii="Times New Roman" w:hAnsi="Times New Roman" w:cs="Times New Roman"/>
          <w:color w:val="000000"/>
        </w:rPr>
        <w:t xml:space="preserve"> may have promoted the monarch’s establishment in parts of the Pacific, including Australia (Clarke and Zalucki 2004). </w:t>
      </w:r>
      <w:r w:rsidRPr="008A292A">
        <w:rPr>
          <w:rFonts w:ascii="Times New Roman" w:hAnsi="Times New Roman" w:cs="Times New Roman"/>
          <w:color w:val="000000"/>
        </w:rPr>
        <w:t>In the case of Australian monarchs, one possibility for the lack of differentiation across the continent is that Australian monarchs may in fact exhibit seasonal movement patterns akin to those seen in North American monarchs (James references). Although the s</w:t>
      </w:r>
      <w:r w:rsidR="00333EB3" w:rsidRPr="008A292A">
        <w:rPr>
          <w:rFonts w:ascii="Times New Roman" w:hAnsi="Times New Roman" w:cs="Times New Roman"/>
          <w:color w:val="000000"/>
        </w:rPr>
        <w:t>cale of migration in Australia is</w:t>
      </w:r>
      <w:r w:rsidR="00FF4D0E" w:rsidRPr="008A292A">
        <w:rPr>
          <w:rFonts w:ascii="Times New Roman" w:hAnsi="Times New Roman" w:cs="Times New Roman"/>
          <w:color w:val="000000"/>
        </w:rPr>
        <w:t xml:space="preserve"> likely</w:t>
      </w:r>
      <w:r w:rsidR="00333EB3" w:rsidRPr="008A292A">
        <w:rPr>
          <w:rFonts w:ascii="Times New Roman" w:hAnsi="Times New Roman" w:cs="Times New Roman"/>
          <w:color w:val="000000"/>
        </w:rPr>
        <w:t xml:space="preserve"> relatively modest, Australian monarchs still exhibit </w:t>
      </w:r>
      <w:r w:rsidR="00B91792" w:rsidRPr="008A292A">
        <w:rPr>
          <w:rFonts w:ascii="Times New Roman" w:hAnsi="Times New Roman" w:cs="Times New Roman"/>
          <w:color w:val="000000"/>
        </w:rPr>
        <w:t xml:space="preserve">seasonal movement patterns and </w:t>
      </w:r>
      <w:r w:rsidR="00333EB3" w:rsidRPr="008A292A">
        <w:rPr>
          <w:rFonts w:ascii="Times New Roman" w:hAnsi="Times New Roman" w:cs="Times New Roman"/>
          <w:color w:val="000000"/>
        </w:rPr>
        <w:t xml:space="preserve">migratory tendencies (James </w:t>
      </w:r>
      <w:r w:rsidR="00B83B68" w:rsidRPr="008A292A">
        <w:rPr>
          <w:rFonts w:ascii="Times New Roman" w:hAnsi="Times New Roman" w:cs="Times New Roman"/>
          <w:color w:val="000000"/>
        </w:rPr>
        <w:t>1993</w:t>
      </w:r>
      <w:r w:rsidR="00333EB3" w:rsidRPr="008A292A">
        <w:rPr>
          <w:rFonts w:ascii="Times New Roman" w:hAnsi="Times New Roman" w:cs="Times New Roman"/>
          <w:color w:val="000000"/>
        </w:rPr>
        <w:t>, Freedman et al. 2018, Hemstrom et al. in prep) that might explain the lack of differentiation seen there.</w:t>
      </w:r>
    </w:p>
    <w:p w14:paraId="2503016F" w14:textId="75BD2153" w:rsidR="00E1737F" w:rsidRPr="008A292A" w:rsidRDefault="00E1737F" w:rsidP="009B2AE0">
      <w:pPr>
        <w:jc w:val="both"/>
        <w:rPr>
          <w:rFonts w:ascii="Times New Roman" w:hAnsi="Times New Roman" w:cs="Times New Roman"/>
          <w:color w:val="000000"/>
        </w:rPr>
      </w:pPr>
      <w:r w:rsidRPr="008A292A">
        <w:rPr>
          <w:rFonts w:ascii="Times New Roman" w:hAnsi="Times New Roman" w:cs="Times New Roman"/>
          <w:color w:val="000000"/>
        </w:rPr>
        <w:tab/>
        <w:t>Summary statistics are consistent in indicating directional migration from North America &gt; Hawaii, and then Hawaii &gt; Guam and Hawaii &gt; Australia. This pattern is reflected in both the</w:t>
      </w:r>
      <w:r w:rsidR="008F42B9" w:rsidRPr="008A292A">
        <w:rPr>
          <w:rFonts w:ascii="Times New Roman" w:hAnsi="Times New Roman" w:cs="Times New Roman"/>
          <w:color w:val="000000"/>
        </w:rPr>
        <w:t xml:space="preserve"> positive</w:t>
      </w:r>
      <w:r w:rsidRPr="008A292A">
        <w:rPr>
          <w:rFonts w:ascii="Times New Roman" w:hAnsi="Times New Roman" w:cs="Times New Roman"/>
          <w:color w:val="000000"/>
        </w:rPr>
        <w:t xml:space="preserve"> directionality index measure</w:t>
      </w:r>
      <w:r w:rsidR="008F42B9" w:rsidRPr="008A292A">
        <w:rPr>
          <w:rFonts w:ascii="Times New Roman" w:hAnsi="Times New Roman" w:cs="Times New Roman"/>
          <w:color w:val="000000"/>
        </w:rPr>
        <w:t>s</w:t>
      </w:r>
      <w:r w:rsidRPr="008A292A">
        <w:rPr>
          <w:rFonts w:ascii="Times New Roman" w:hAnsi="Times New Roman" w:cs="Times New Roman"/>
          <w:color w:val="000000"/>
        </w:rPr>
        <w:t xml:space="preserve"> (</w:t>
      </w:r>
      <w:r w:rsidR="008F42B9" w:rsidRPr="008A292A">
        <w:rPr>
          <w:rFonts w:ascii="Times New Roman" w:hAnsi="Times New Roman" w:cs="Times New Roman"/>
          <w:color w:val="000000"/>
        </w:rPr>
        <w:t xml:space="preserve">0.07, 0.08, </w:t>
      </w:r>
      <w:r w:rsidR="00547769" w:rsidRPr="008A292A">
        <w:rPr>
          <w:rFonts w:ascii="Times New Roman" w:hAnsi="Times New Roman" w:cs="Times New Roman"/>
          <w:color w:val="000000"/>
        </w:rPr>
        <w:t xml:space="preserve">and </w:t>
      </w:r>
      <w:r w:rsidR="008F42B9" w:rsidRPr="008A292A">
        <w:rPr>
          <w:rFonts w:ascii="Times New Roman" w:hAnsi="Times New Roman" w:cs="Times New Roman"/>
          <w:color w:val="000000"/>
        </w:rPr>
        <w:t>0.05, respectively</w:t>
      </w:r>
      <w:r w:rsidRPr="008A292A">
        <w:rPr>
          <w:rFonts w:ascii="Times New Roman" w:hAnsi="Times New Roman" w:cs="Times New Roman"/>
          <w:color w:val="000000"/>
        </w:rPr>
        <w:t>) and other summary statistics. Interestingly, monarch populations in Hawaii and Australia seem to maintain relatively high levels of genetic diversity, despite the apparent bottlenecks associated with establishment. This is especially striking in the Australian population, which was itself likely founded by individuals from a much smalle</w:t>
      </w:r>
      <w:r w:rsidR="00207A66" w:rsidRPr="008A292A">
        <w:rPr>
          <w:rFonts w:ascii="Times New Roman" w:hAnsi="Times New Roman" w:cs="Times New Roman"/>
          <w:color w:val="000000"/>
        </w:rPr>
        <w:t>r population in New Caledonia (Clarke and Zalucki 2004). The retention of genetic diversity in Hawaii and Australia may reflect rapid population growth upon establishment, which could temper the loss of allelic diversity that might be predicted with a bottleneck event.</w:t>
      </w:r>
    </w:p>
    <w:p w14:paraId="5604E504" w14:textId="728A2C84" w:rsidR="00B82734" w:rsidRPr="008A292A" w:rsidRDefault="00FD18CC" w:rsidP="00FD18CC">
      <w:pPr>
        <w:jc w:val="both"/>
        <w:rPr>
          <w:rFonts w:ascii="Times New Roman" w:hAnsi="Times New Roman" w:cs="Times New Roman"/>
          <w:color w:val="000000"/>
        </w:rPr>
      </w:pPr>
      <w:r w:rsidRPr="008A292A">
        <w:rPr>
          <w:rFonts w:ascii="Times New Roman" w:hAnsi="Times New Roman" w:cs="Times New Roman"/>
          <w:color w:val="000000"/>
        </w:rPr>
        <w:tab/>
        <w:t xml:space="preserve">Interpretation of our demographic model </w:t>
      </w:r>
      <w:r w:rsidR="00063421" w:rsidRPr="008A292A">
        <w:rPr>
          <w:rFonts w:ascii="Times New Roman" w:hAnsi="Times New Roman" w:cs="Times New Roman"/>
          <w:color w:val="000000"/>
        </w:rPr>
        <w:t>results is somewhat complicated. This is</w:t>
      </w:r>
      <w:r w:rsidRPr="008A292A">
        <w:rPr>
          <w:rFonts w:ascii="Times New Roman" w:hAnsi="Times New Roman" w:cs="Times New Roman"/>
          <w:color w:val="000000"/>
        </w:rPr>
        <w:t xml:space="preserve"> due to the </w:t>
      </w:r>
      <w:r w:rsidR="00590EB4" w:rsidRPr="008A292A">
        <w:rPr>
          <w:rFonts w:ascii="Times New Roman" w:hAnsi="Times New Roman" w:cs="Times New Roman"/>
          <w:color w:val="000000"/>
        </w:rPr>
        <w:t>conflicting inferences provided</w:t>
      </w:r>
      <w:r w:rsidRPr="008A292A">
        <w:rPr>
          <w:rFonts w:ascii="Times New Roman" w:hAnsi="Times New Roman" w:cs="Times New Roman"/>
          <w:color w:val="000000"/>
        </w:rPr>
        <w:t xml:space="preserve"> b</w:t>
      </w:r>
      <w:r w:rsidR="00590EB4" w:rsidRPr="008A292A">
        <w:rPr>
          <w:rFonts w:ascii="Times New Roman" w:hAnsi="Times New Roman" w:cs="Times New Roman"/>
          <w:color w:val="000000"/>
        </w:rPr>
        <w:t>y the two best-performing model structures</w:t>
      </w:r>
      <w:r w:rsidRPr="008A292A">
        <w:rPr>
          <w:rFonts w:ascii="Times New Roman" w:hAnsi="Times New Roman" w:cs="Times New Roman"/>
          <w:color w:val="000000"/>
        </w:rPr>
        <w:t xml:space="preserve"> and the wide range of parameter estimates in the </w:t>
      </w:r>
      <w:r w:rsidRPr="008A292A">
        <w:rPr>
          <w:rFonts w:ascii="Times New Roman" w:hAnsi="Times New Roman" w:cs="Times New Roman"/>
          <w:i/>
          <w:color w:val="000000"/>
        </w:rPr>
        <w:t xml:space="preserve">three epoch </w:t>
      </w:r>
      <w:r w:rsidRPr="008A292A">
        <w:rPr>
          <w:rFonts w:ascii="Times New Roman" w:hAnsi="Times New Roman" w:cs="Times New Roman"/>
          <w:color w:val="000000"/>
        </w:rPr>
        <w:t>model</w:t>
      </w:r>
      <w:r w:rsidR="00590EB4" w:rsidRPr="008A292A">
        <w:rPr>
          <w:rFonts w:ascii="Times New Roman" w:hAnsi="Times New Roman" w:cs="Times New Roman"/>
          <w:color w:val="000000"/>
        </w:rPr>
        <w:t>s</w:t>
      </w:r>
      <w:r w:rsidRPr="008A292A">
        <w:rPr>
          <w:rFonts w:ascii="Times New Roman" w:hAnsi="Times New Roman" w:cs="Times New Roman"/>
          <w:color w:val="000000"/>
        </w:rPr>
        <w:t xml:space="preserve">. </w:t>
      </w:r>
      <w:r w:rsidR="00590EB4" w:rsidRPr="008A292A">
        <w:rPr>
          <w:rFonts w:ascii="Times New Roman" w:hAnsi="Times New Roman" w:cs="Times New Roman"/>
          <w:color w:val="000000"/>
        </w:rPr>
        <w:t xml:space="preserve">Although we present the results of both the simpler </w:t>
      </w:r>
      <w:r w:rsidR="00590EB4" w:rsidRPr="008A292A">
        <w:rPr>
          <w:rFonts w:ascii="Times New Roman" w:hAnsi="Times New Roman" w:cs="Times New Roman"/>
          <w:i/>
          <w:color w:val="000000"/>
        </w:rPr>
        <w:t>found and grow</w:t>
      </w:r>
      <w:r w:rsidR="00590EB4" w:rsidRPr="008A292A">
        <w:rPr>
          <w:rFonts w:ascii="Times New Roman" w:hAnsi="Times New Roman" w:cs="Times New Roman"/>
          <w:color w:val="000000"/>
        </w:rPr>
        <w:t xml:space="preserve"> and the more complicated </w:t>
      </w:r>
      <w:r w:rsidR="00590EB4" w:rsidRPr="008A292A">
        <w:rPr>
          <w:rFonts w:ascii="Times New Roman" w:hAnsi="Times New Roman" w:cs="Times New Roman"/>
          <w:i/>
          <w:color w:val="000000"/>
        </w:rPr>
        <w:t>three epoch</w:t>
      </w:r>
      <w:r w:rsidR="00590EB4" w:rsidRPr="008A292A">
        <w:rPr>
          <w:rFonts w:ascii="Times New Roman" w:hAnsi="Times New Roman" w:cs="Times New Roman"/>
          <w:color w:val="000000"/>
        </w:rPr>
        <w:t xml:space="preserve"> models, we are inclined to </w:t>
      </w:r>
      <w:r w:rsidR="00063421" w:rsidRPr="008A292A">
        <w:rPr>
          <w:rFonts w:ascii="Times New Roman" w:hAnsi="Times New Roman" w:cs="Times New Roman"/>
          <w:color w:val="000000"/>
        </w:rPr>
        <w:t xml:space="preserve">place more confidence in the estimates produced by the </w:t>
      </w:r>
      <w:r w:rsidR="00063421" w:rsidRPr="008A292A">
        <w:rPr>
          <w:rFonts w:ascii="Times New Roman" w:hAnsi="Times New Roman" w:cs="Times New Roman"/>
          <w:i/>
          <w:color w:val="000000"/>
        </w:rPr>
        <w:t>three epoch</w:t>
      </w:r>
      <w:r w:rsidR="00063421" w:rsidRPr="008A292A">
        <w:rPr>
          <w:rFonts w:ascii="Times New Roman" w:hAnsi="Times New Roman" w:cs="Times New Roman"/>
          <w:color w:val="000000"/>
        </w:rPr>
        <w:t xml:space="preserve"> models for </w:t>
      </w:r>
      <w:r w:rsidR="00B82734" w:rsidRPr="008A292A">
        <w:rPr>
          <w:rFonts w:ascii="Times New Roman" w:hAnsi="Times New Roman" w:cs="Times New Roman"/>
          <w:color w:val="000000"/>
        </w:rPr>
        <w:t>two</w:t>
      </w:r>
      <w:r w:rsidR="00063421" w:rsidRPr="008A292A">
        <w:rPr>
          <w:rFonts w:ascii="Times New Roman" w:hAnsi="Times New Roman" w:cs="Times New Roman"/>
          <w:color w:val="000000"/>
        </w:rPr>
        <w:t xml:space="preserve"> reasons: (1) the demographic scenario that it specifies—recent demographic expansion in the ancestral North American population prior to expansion—has empirical support from other studies (Zhan et al. 2014, </w:t>
      </w:r>
      <w:proofErr w:type="spellStart"/>
      <w:r w:rsidR="00063421" w:rsidRPr="008A292A">
        <w:rPr>
          <w:rFonts w:ascii="Times New Roman" w:hAnsi="Times New Roman" w:cs="Times New Roman"/>
          <w:color w:val="000000"/>
        </w:rPr>
        <w:t>Pfeiller</w:t>
      </w:r>
      <w:proofErr w:type="spellEnd"/>
      <w:r w:rsidR="00063421" w:rsidRPr="008A292A">
        <w:rPr>
          <w:rFonts w:ascii="Times New Roman" w:hAnsi="Times New Roman" w:cs="Times New Roman"/>
          <w:color w:val="000000"/>
        </w:rPr>
        <w:t xml:space="preserve"> et al. 2016) and accords with our understanding of past changes in climate</w:t>
      </w:r>
      <w:r w:rsidR="00B82734" w:rsidRPr="008A292A">
        <w:rPr>
          <w:rFonts w:ascii="Times New Roman" w:hAnsi="Times New Roman" w:cs="Times New Roman"/>
          <w:color w:val="000000"/>
        </w:rPr>
        <w:t>, and</w:t>
      </w:r>
      <w:r w:rsidR="00063421" w:rsidRPr="008A292A">
        <w:rPr>
          <w:rFonts w:ascii="Times New Roman" w:hAnsi="Times New Roman" w:cs="Times New Roman"/>
          <w:color w:val="000000"/>
        </w:rPr>
        <w:t xml:space="preserve"> (</w:t>
      </w:r>
      <w:r w:rsidR="00B82734" w:rsidRPr="008A292A">
        <w:rPr>
          <w:rFonts w:ascii="Times New Roman" w:hAnsi="Times New Roman" w:cs="Times New Roman"/>
          <w:color w:val="000000"/>
        </w:rPr>
        <w:t>2</w:t>
      </w:r>
      <w:r w:rsidR="00063421" w:rsidRPr="008A292A">
        <w:rPr>
          <w:rFonts w:ascii="Times New Roman" w:hAnsi="Times New Roman" w:cs="Times New Roman"/>
          <w:color w:val="000000"/>
        </w:rPr>
        <w:t>) this model structure produces parameter estimates that match our prior understanding for how and when monarch range expansion may have occurred.</w:t>
      </w:r>
      <w:r w:rsidR="000A25FC" w:rsidRPr="008A292A">
        <w:rPr>
          <w:rFonts w:ascii="Times New Roman" w:hAnsi="Times New Roman" w:cs="Times New Roman"/>
          <w:color w:val="000000"/>
        </w:rPr>
        <w:t xml:space="preserve"> The latter point is likely due to the former: because a North American population expansion is not allowed until after the founding of Hawaii in the </w:t>
      </w:r>
      <w:r w:rsidR="000A25FC" w:rsidRPr="008A292A">
        <w:rPr>
          <w:rFonts w:ascii="Times New Roman" w:hAnsi="Times New Roman" w:cs="Times New Roman"/>
          <w:i/>
          <w:iCs/>
          <w:color w:val="000000"/>
        </w:rPr>
        <w:t>found and grow</w:t>
      </w:r>
      <w:r w:rsidR="000A25FC" w:rsidRPr="008A292A">
        <w:rPr>
          <w:rFonts w:ascii="Times New Roman" w:hAnsi="Times New Roman" w:cs="Times New Roman"/>
          <w:color w:val="000000"/>
        </w:rPr>
        <w:t xml:space="preserve"> model, the model forces an ancient founding of the Hawaiian population in o</w:t>
      </w:r>
      <w:r w:rsidR="004C52F5" w:rsidRPr="008A292A">
        <w:rPr>
          <w:rFonts w:ascii="Times New Roman" w:hAnsi="Times New Roman" w:cs="Times New Roman"/>
          <w:color w:val="000000"/>
        </w:rPr>
        <w:t>rder to allow for the ancient growth of the North American population.</w:t>
      </w:r>
      <w:r w:rsidR="00063421" w:rsidRPr="008A292A">
        <w:rPr>
          <w:rFonts w:ascii="Times New Roman" w:hAnsi="Times New Roman" w:cs="Times New Roman"/>
          <w:color w:val="000000"/>
        </w:rPr>
        <w:t xml:space="preserve"> As such, we focus our discussion on the estimates produced by the </w:t>
      </w:r>
      <w:proofErr w:type="gramStart"/>
      <w:r w:rsidR="00063421" w:rsidRPr="008A292A">
        <w:rPr>
          <w:rFonts w:ascii="Times New Roman" w:hAnsi="Times New Roman" w:cs="Times New Roman"/>
          <w:i/>
          <w:color w:val="000000"/>
        </w:rPr>
        <w:t>three epoch</w:t>
      </w:r>
      <w:proofErr w:type="gramEnd"/>
      <w:r w:rsidR="00063421" w:rsidRPr="008A292A">
        <w:rPr>
          <w:rFonts w:ascii="Times New Roman" w:hAnsi="Times New Roman" w:cs="Times New Roman"/>
          <w:color w:val="000000"/>
        </w:rPr>
        <w:t xml:space="preserve"> model.</w:t>
      </w:r>
    </w:p>
    <w:p w14:paraId="530324DE" w14:textId="26B5B937" w:rsidR="00171572" w:rsidRPr="008A292A" w:rsidRDefault="00B82734" w:rsidP="00B82734">
      <w:pPr>
        <w:ind w:firstLine="720"/>
        <w:jc w:val="both"/>
        <w:rPr>
          <w:rFonts w:ascii="Times New Roman" w:hAnsi="Times New Roman" w:cs="Times New Roman"/>
          <w:color w:val="000000"/>
        </w:rPr>
      </w:pPr>
      <w:r w:rsidRPr="008A292A">
        <w:rPr>
          <w:rFonts w:ascii="Times New Roman" w:hAnsi="Times New Roman" w:cs="Times New Roman"/>
          <w:color w:val="000000"/>
        </w:rPr>
        <w:t>In general</w:t>
      </w:r>
      <w:r w:rsidR="000A25FC" w:rsidRPr="008A292A">
        <w:rPr>
          <w:rFonts w:ascii="Times New Roman" w:hAnsi="Times New Roman" w:cs="Times New Roman"/>
          <w:color w:val="000000"/>
        </w:rPr>
        <w:t>,</w:t>
      </w:r>
      <w:r w:rsidRPr="008A292A">
        <w:rPr>
          <w:rFonts w:ascii="Times New Roman" w:hAnsi="Times New Roman" w:cs="Times New Roman"/>
          <w:color w:val="000000"/>
        </w:rPr>
        <w:t xml:space="preserve"> our demographic results do not exclude a recent,</w:t>
      </w:r>
      <w:r w:rsidR="00063421" w:rsidRPr="008A292A">
        <w:rPr>
          <w:rFonts w:ascii="Times New Roman" w:hAnsi="Times New Roman" w:cs="Times New Roman"/>
          <w:color w:val="000000"/>
        </w:rPr>
        <w:t xml:space="preserve"> </w:t>
      </w:r>
      <w:r w:rsidRPr="008A292A">
        <w:rPr>
          <w:rFonts w:ascii="Times New Roman" w:hAnsi="Times New Roman" w:cs="Times New Roman"/>
          <w:color w:val="000000"/>
        </w:rPr>
        <w:t xml:space="preserve">founding of the </w:t>
      </w:r>
      <w:r w:rsidR="00063421" w:rsidRPr="008A292A">
        <w:rPr>
          <w:rFonts w:ascii="Times New Roman" w:hAnsi="Times New Roman" w:cs="Times New Roman"/>
          <w:color w:val="000000"/>
        </w:rPr>
        <w:t>Hawaii</w:t>
      </w:r>
      <w:r w:rsidRPr="008A292A">
        <w:rPr>
          <w:rFonts w:ascii="Times New Roman" w:hAnsi="Times New Roman" w:cs="Times New Roman"/>
          <w:color w:val="000000"/>
        </w:rPr>
        <w:t xml:space="preserve">an population </w:t>
      </w:r>
      <w:r w:rsidR="004C52F5" w:rsidRPr="008A292A">
        <w:rPr>
          <w:rFonts w:ascii="Times New Roman" w:hAnsi="Times New Roman" w:cs="Times New Roman"/>
          <w:color w:val="000000"/>
        </w:rPr>
        <w:t>by</w:t>
      </w:r>
      <w:r w:rsidRPr="008A292A">
        <w:rPr>
          <w:rFonts w:ascii="Times New Roman" w:hAnsi="Times New Roman" w:cs="Times New Roman"/>
          <w:color w:val="000000"/>
        </w:rPr>
        <w:t xml:space="preserve"> North American monarchs</w:t>
      </w:r>
      <w:r w:rsidR="00063421" w:rsidRPr="008A292A">
        <w:rPr>
          <w:rFonts w:ascii="Times New Roman" w:hAnsi="Times New Roman" w:cs="Times New Roman"/>
          <w:color w:val="000000"/>
        </w:rPr>
        <w:t xml:space="preserve"> (</w:t>
      </w:r>
      <w:r w:rsidR="00D95E79" w:rsidRPr="008A292A">
        <w:rPr>
          <w:rFonts w:ascii="Times New Roman" w:hAnsi="Times New Roman" w:cs="Times New Roman"/>
          <w:color w:val="000000"/>
        </w:rPr>
        <w:t xml:space="preserve">Figure </w:t>
      </w:r>
      <w:r w:rsidR="00F3704A" w:rsidRPr="008A292A">
        <w:rPr>
          <w:rFonts w:ascii="Times New Roman" w:hAnsi="Times New Roman" w:cs="Times New Roman"/>
          <w:color w:val="000000"/>
        </w:rPr>
        <w:t>3d)</w:t>
      </w:r>
      <w:r w:rsidRPr="008A292A">
        <w:rPr>
          <w:rFonts w:ascii="Times New Roman" w:hAnsi="Times New Roman" w:cs="Times New Roman"/>
          <w:color w:val="000000"/>
        </w:rPr>
        <w:t>.</w:t>
      </w:r>
      <w:r w:rsidR="00063421" w:rsidRPr="008A292A">
        <w:rPr>
          <w:rFonts w:ascii="Times New Roman" w:hAnsi="Times New Roman" w:cs="Times New Roman"/>
          <w:color w:val="000000"/>
        </w:rPr>
        <w:t xml:space="preserve"> </w:t>
      </w:r>
      <w:r w:rsidR="000A25FC" w:rsidRPr="008A292A">
        <w:rPr>
          <w:rFonts w:ascii="Times New Roman" w:hAnsi="Times New Roman" w:cs="Times New Roman"/>
          <w:color w:val="000000"/>
        </w:rPr>
        <w:t xml:space="preserve">While our model optimizations span several orders of magnitude for both of these parameters, a substantial portion of the iterations settled on introductions less than 200 years ago. </w:t>
      </w:r>
      <w:r w:rsidR="004C52F5" w:rsidRPr="008A292A">
        <w:rPr>
          <w:rFonts w:ascii="Times New Roman" w:hAnsi="Times New Roman" w:cs="Times New Roman"/>
          <w:color w:val="000000"/>
        </w:rPr>
        <w:t>Since the earliest historical records of monarchs on Hawaii date to roughly 200 years ago, we are inclined to believe the results of these iterations over those with longer estimated divergence times. That the</w:t>
      </w:r>
      <w:r w:rsidR="00171572" w:rsidRPr="008A292A">
        <w:rPr>
          <w:rFonts w:ascii="Times New Roman" w:hAnsi="Times New Roman" w:cs="Times New Roman"/>
          <w:color w:val="000000"/>
        </w:rPr>
        <w:t xml:space="preserve"> </w:t>
      </w:r>
      <w:r w:rsidR="000A25FC" w:rsidRPr="008A292A">
        <w:rPr>
          <w:rFonts w:ascii="Times New Roman" w:hAnsi="Times New Roman" w:cs="Times New Roman"/>
          <w:color w:val="000000"/>
        </w:rPr>
        <w:t xml:space="preserve">presence of </w:t>
      </w:r>
      <w:r w:rsidR="00171572" w:rsidRPr="008A292A">
        <w:rPr>
          <w:rFonts w:ascii="Times New Roman" w:hAnsi="Times New Roman" w:cs="Times New Roman"/>
          <w:color w:val="000000"/>
        </w:rPr>
        <w:t>milkweed (</w:t>
      </w:r>
      <w:r w:rsidR="00FF4D0E" w:rsidRPr="008A292A">
        <w:rPr>
          <w:rFonts w:ascii="Times New Roman" w:hAnsi="Times New Roman" w:cs="Times New Roman"/>
          <w:i/>
          <w:color w:val="000000"/>
        </w:rPr>
        <w:t>Asclepias</w:t>
      </w:r>
      <w:r w:rsidR="00FF4D0E" w:rsidRPr="008A292A">
        <w:rPr>
          <w:rFonts w:ascii="Times New Roman" w:hAnsi="Times New Roman" w:cs="Times New Roman"/>
          <w:color w:val="000000"/>
        </w:rPr>
        <w:t xml:space="preserve">, </w:t>
      </w:r>
      <w:r w:rsidR="00FF4D0E" w:rsidRPr="008A292A">
        <w:rPr>
          <w:rFonts w:ascii="Times New Roman" w:hAnsi="Times New Roman" w:cs="Times New Roman"/>
          <w:i/>
          <w:color w:val="000000"/>
        </w:rPr>
        <w:lastRenderedPageBreak/>
        <w:t>Gomphocarpus</w:t>
      </w:r>
      <w:r w:rsidR="00FF4D0E" w:rsidRPr="008A292A">
        <w:rPr>
          <w:rFonts w:ascii="Times New Roman" w:hAnsi="Times New Roman" w:cs="Times New Roman"/>
          <w:color w:val="000000"/>
        </w:rPr>
        <w:t xml:space="preserve">, </w:t>
      </w:r>
      <w:r w:rsidR="00FF4D0E" w:rsidRPr="008A292A">
        <w:rPr>
          <w:rFonts w:ascii="Times New Roman" w:hAnsi="Times New Roman" w:cs="Times New Roman"/>
          <w:i/>
          <w:color w:val="000000"/>
        </w:rPr>
        <w:t>Calotropis</w:t>
      </w:r>
      <w:r w:rsidR="00171572" w:rsidRPr="008A292A">
        <w:rPr>
          <w:rFonts w:ascii="Times New Roman" w:hAnsi="Times New Roman" w:cs="Times New Roman"/>
          <w:color w:val="000000"/>
        </w:rPr>
        <w:t xml:space="preserve">) host plants </w:t>
      </w:r>
      <w:r w:rsidR="000A25FC" w:rsidRPr="008A292A">
        <w:rPr>
          <w:rFonts w:ascii="Times New Roman" w:hAnsi="Times New Roman" w:cs="Times New Roman"/>
          <w:color w:val="000000"/>
        </w:rPr>
        <w:t>on Hawaii is</w:t>
      </w:r>
      <w:r w:rsidR="00171572" w:rsidRPr="008A292A">
        <w:rPr>
          <w:rFonts w:ascii="Times New Roman" w:hAnsi="Times New Roman" w:cs="Times New Roman"/>
          <w:color w:val="000000"/>
        </w:rPr>
        <w:t xml:space="preserve"> almost certainly</w:t>
      </w:r>
      <w:r w:rsidR="000A25FC" w:rsidRPr="008A292A">
        <w:rPr>
          <w:rFonts w:ascii="Times New Roman" w:hAnsi="Times New Roman" w:cs="Times New Roman"/>
          <w:color w:val="000000"/>
        </w:rPr>
        <w:t xml:space="preserve"> due</w:t>
      </w:r>
      <w:r w:rsidR="00171572" w:rsidRPr="008A292A">
        <w:rPr>
          <w:rFonts w:ascii="Times New Roman" w:hAnsi="Times New Roman" w:cs="Times New Roman"/>
          <w:color w:val="000000"/>
        </w:rPr>
        <w:t xml:space="preserve"> recent human </w:t>
      </w:r>
      <w:r w:rsidR="008C4E05" w:rsidRPr="008A292A">
        <w:rPr>
          <w:rFonts w:ascii="Times New Roman" w:hAnsi="Times New Roman" w:cs="Times New Roman"/>
          <w:color w:val="000000"/>
        </w:rPr>
        <w:t>introductions</w:t>
      </w:r>
      <w:r w:rsidR="00171572" w:rsidRPr="008A292A">
        <w:rPr>
          <w:rFonts w:ascii="Times New Roman" w:hAnsi="Times New Roman" w:cs="Times New Roman"/>
          <w:color w:val="000000"/>
        </w:rPr>
        <w:t xml:space="preserve"> into the Pacific</w:t>
      </w:r>
      <w:r w:rsidR="000A25FC" w:rsidRPr="008A292A">
        <w:rPr>
          <w:rFonts w:ascii="Times New Roman" w:hAnsi="Times New Roman" w:cs="Times New Roman"/>
          <w:color w:val="000000"/>
        </w:rPr>
        <w:t xml:space="preserve"> also suggests a recent monarch establishment</w:t>
      </w:r>
      <w:r w:rsidR="00171572" w:rsidRPr="008A292A">
        <w:rPr>
          <w:rFonts w:ascii="Times New Roman" w:hAnsi="Times New Roman" w:cs="Times New Roman"/>
          <w:color w:val="000000"/>
        </w:rPr>
        <w:t>.</w:t>
      </w:r>
      <w:r w:rsidR="008C4E05" w:rsidRPr="008A292A">
        <w:rPr>
          <w:rFonts w:ascii="Times New Roman" w:hAnsi="Times New Roman" w:cs="Times New Roman"/>
          <w:color w:val="000000"/>
        </w:rPr>
        <w:t xml:space="preserve"> Finally, recent sequencing of insectary-reared monarch populations has shown that as little as 20 years of captive-breeding</w:t>
      </w:r>
      <w:r w:rsidR="00F3704A" w:rsidRPr="008A292A">
        <w:rPr>
          <w:rFonts w:ascii="Times New Roman" w:hAnsi="Times New Roman" w:cs="Times New Roman"/>
          <w:color w:val="000000"/>
        </w:rPr>
        <w:t xml:space="preserve"> (A. </w:t>
      </w:r>
      <w:proofErr w:type="spellStart"/>
      <w:r w:rsidR="00F3704A" w:rsidRPr="008A292A">
        <w:rPr>
          <w:rFonts w:ascii="Times New Roman" w:hAnsi="Times New Roman" w:cs="Times New Roman"/>
          <w:color w:val="000000"/>
        </w:rPr>
        <w:t>Tenger-Trolander</w:t>
      </w:r>
      <w:proofErr w:type="spellEnd"/>
      <w:r w:rsidR="00F3704A" w:rsidRPr="008A292A">
        <w:rPr>
          <w:rFonts w:ascii="Times New Roman" w:hAnsi="Times New Roman" w:cs="Times New Roman"/>
          <w:color w:val="000000"/>
        </w:rPr>
        <w:t>, pers. comm.)</w:t>
      </w:r>
      <w:r w:rsidR="008C4E05" w:rsidRPr="008A292A">
        <w:rPr>
          <w:rFonts w:ascii="Times New Roman" w:hAnsi="Times New Roman" w:cs="Times New Roman"/>
          <w:color w:val="000000"/>
        </w:rPr>
        <w:t xml:space="preserve"> is sufficient to generate patterns of genetic divergence </w:t>
      </w:r>
      <w:r w:rsidR="00FF4D0E" w:rsidRPr="008A292A">
        <w:rPr>
          <w:rFonts w:ascii="Times New Roman" w:hAnsi="Times New Roman" w:cs="Times New Roman"/>
          <w:color w:val="000000"/>
        </w:rPr>
        <w:t>recapitulating</w:t>
      </w:r>
      <w:r w:rsidR="008C4E05" w:rsidRPr="008A292A">
        <w:rPr>
          <w:rFonts w:ascii="Times New Roman" w:hAnsi="Times New Roman" w:cs="Times New Roman"/>
          <w:color w:val="000000"/>
        </w:rPr>
        <w:t xml:space="preserve"> those that we observed in Pacific populati</w:t>
      </w:r>
      <w:r w:rsidR="00FF4D0E" w:rsidRPr="008A292A">
        <w:rPr>
          <w:rFonts w:ascii="Times New Roman" w:hAnsi="Times New Roman" w:cs="Times New Roman"/>
          <w:color w:val="000000"/>
        </w:rPr>
        <w:t>ons (</w:t>
      </w:r>
      <w:proofErr w:type="spellStart"/>
      <w:r w:rsidR="00FF4D0E" w:rsidRPr="008A292A">
        <w:rPr>
          <w:rFonts w:ascii="Times New Roman" w:hAnsi="Times New Roman" w:cs="Times New Roman"/>
          <w:color w:val="000000"/>
        </w:rPr>
        <w:t>Tenger-Trolander</w:t>
      </w:r>
      <w:proofErr w:type="spellEnd"/>
      <w:r w:rsidR="00FF4D0E" w:rsidRPr="008A292A">
        <w:rPr>
          <w:rFonts w:ascii="Times New Roman" w:hAnsi="Times New Roman" w:cs="Times New Roman"/>
          <w:color w:val="000000"/>
        </w:rPr>
        <w:t xml:space="preserve"> et al. 2019).</w:t>
      </w:r>
      <w:r w:rsidR="004C52F5" w:rsidRPr="008A292A">
        <w:rPr>
          <w:rFonts w:ascii="Times New Roman" w:hAnsi="Times New Roman" w:cs="Times New Roman"/>
          <w:color w:val="000000"/>
        </w:rPr>
        <w:t xml:space="preserve"> </w:t>
      </w:r>
      <w:commentRangeStart w:id="0"/>
      <w:r w:rsidR="004C52F5" w:rsidRPr="008A292A">
        <w:rPr>
          <w:rFonts w:ascii="Times New Roman" w:hAnsi="Times New Roman" w:cs="Times New Roman"/>
          <w:color w:val="000000"/>
        </w:rPr>
        <w:t xml:space="preserve">Given this, </w:t>
      </w:r>
      <w:commentRangeStart w:id="1"/>
      <w:r w:rsidR="004C52F5" w:rsidRPr="008A292A">
        <w:rPr>
          <w:rFonts w:ascii="Times New Roman" w:hAnsi="Times New Roman" w:cs="Times New Roman"/>
          <w:color w:val="000000"/>
        </w:rPr>
        <w:t>along with phenotypic evidence for contemporary differentiation between Pacific and North American populations (Freedman et al., in review),</w:t>
      </w:r>
      <w:commentRangeEnd w:id="1"/>
      <w:r w:rsidR="004C52F5" w:rsidRPr="008A292A">
        <w:rPr>
          <w:rStyle w:val="CommentReference"/>
          <w:rFonts w:ascii="Times New Roman" w:hAnsi="Times New Roman" w:cs="Times New Roman"/>
        </w:rPr>
        <w:commentReference w:id="1"/>
      </w:r>
      <w:r w:rsidR="004C52F5" w:rsidRPr="008A292A">
        <w:rPr>
          <w:rFonts w:ascii="Times New Roman" w:hAnsi="Times New Roman" w:cs="Times New Roman"/>
          <w:color w:val="000000"/>
        </w:rPr>
        <w:t xml:space="preserve"> </w:t>
      </w:r>
      <w:commentRangeEnd w:id="0"/>
      <w:r w:rsidR="00FD577D" w:rsidRPr="008A292A">
        <w:rPr>
          <w:rStyle w:val="CommentReference"/>
          <w:rFonts w:ascii="Times New Roman" w:hAnsi="Times New Roman" w:cs="Times New Roman"/>
        </w:rPr>
        <w:commentReference w:id="0"/>
      </w:r>
      <w:r w:rsidR="004C52F5" w:rsidRPr="008A292A">
        <w:rPr>
          <w:rFonts w:ascii="Times New Roman" w:hAnsi="Times New Roman" w:cs="Times New Roman"/>
          <w:color w:val="000000"/>
        </w:rPr>
        <w:t>we suggest accepting the historical records to infer the approximate establishment timing for Pacific populations.</w:t>
      </w:r>
      <w:r w:rsidR="000D6C26" w:rsidRPr="008A292A">
        <w:rPr>
          <w:rFonts w:ascii="Times New Roman" w:hAnsi="Times New Roman" w:cs="Times New Roman"/>
          <w:color w:val="000000"/>
        </w:rPr>
        <w:t xml:space="preserve"> Interestingly, our re-implementation of the model used by </w:t>
      </w:r>
      <w:r w:rsidR="000D6C26" w:rsidRPr="008A292A">
        <w:rPr>
          <w:rFonts w:ascii="Times New Roman" w:hAnsi="Times New Roman" w:cs="Times New Roman"/>
          <w:color w:val="000000"/>
        </w:rPr>
        <w:fldChar w:fldCharType="begin" w:fldLock="1"/>
      </w:r>
      <w:r w:rsidR="0008472C" w:rsidRPr="008A292A">
        <w:rPr>
          <w:rFonts w:ascii="Times New Roman" w:hAnsi="Times New Roman" w:cs="Times New Roman"/>
          <w:color w:val="000000"/>
        </w:rPr>
        <w:instrText>ADDIN CSL_CITATION {"citationItems":[{"id":"ITEM-1","itemData":{"author":[{"dropping-particle":"","family":"Zhan","given":"Shuai","non-dropping-particle":"","parse-names":false,"suffix":""},{"dropping-particle":"","family":"Zhang","given":"Wei","non-dropping-particle":"","parse-names":false,"suffix":""},{"dropping-particle":"","family":"Niitepõld","given":"Kristjan","non-dropping-particle":"","parse-names":false,"suffix":""},{"dropping-particle":"","family":"Hsu","given":"Jeremy","non-dropping-particle":"","parse-names":false,"suffix":""},{"dropping-particle":"","family":"Haeger","given":"Juan Fernández","non-dropping-particle":"","parse-names":false,"suffix":""},{"dropping-particle":"","family":"Zalucki","given":"Myron P","non-dropping-particle":"","parse-names":false,"suffix":""},{"dropping-particle":"","family":"Altizer","given":"Sonia","non-dropping-particle":"","parse-names":false,"suffix":""},{"dropping-particle":"","family":"Roode","given":"Jacobus C","non-dropping-particle":"de","parse-names":false,"suffix":""},{"dropping-particle":"","family":"Reppert","given":"Steven M","non-dropping-particle":"","parse-names":false,"suffix":""},{"dropping-particle":"","family":"Kronforst","given":"Marcus R","non-dropping-particle":"","parse-names":false,"suffix":""}],"container-title":"Nature","id":"ITEM-1","issued":{"date-parts":[["2014","10","1"]]},"note":"Found 5.14mb that are associated with migration. In particular, a 21kb segment was an extreme outlier, which has evidence of divergent selection on collagen IV alpha-1, with other flight muscle genes also divergent. They argue that migration is the ancestral state, but that non-migratory population leveraged old genomic diversity to aquire the phenotype. Also talked about coloration.\nFor my work, they didn't find any migratory genes in the AUS samples (supplementary material), but very small n (3). Also interesting that the major genes are flight muscles, which won't trigger migration but are very nice to have if you are migratory. Interesting to see which of those genes we recover as outliers in our study.","page":"317","publisher":"Nature Publishing Group, a division of Macmillan Publishers Limited. All Rights Reserved.","title":"The genetics of monarch butterfly migration and warning colouration","type":"article-journal","volume":"514"},"uris":["http://www.mendeley.com/documents/?uuid=72b08a9c-930d-4ec6-8d14-383f9e95d6f2"]}],"mendeley":{"formattedCitation":"(Zhan et al., 2014)","manualFormatting":"Zhan et al. (2014)","plainTextFormattedCitation":"(Zhan et al., 2014)","previouslyFormattedCitation":"(Zhan et al., 2014)"},"properties":{"noteIndex":0},"schema":"https://github.com/citation-style-language/schema/raw/master/csl-citation.json"}</w:instrText>
      </w:r>
      <w:r w:rsidR="000D6C26" w:rsidRPr="008A292A">
        <w:rPr>
          <w:rFonts w:ascii="Times New Roman" w:hAnsi="Times New Roman" w:cs="Times New Roman"/>
          <w:color w:val="000000"/>
        </w:rPr>
        <w:fldChar w:fldCharType="separate"/>
      </w:r>
      <w:r w:rsidR="000D6C26" w:rsidRPr="008A292A">
        <w:rPr>
          <w:rFonts w:ascii="Times New Roman" w:hAnsi="Times New Roman" w:cs="Times New Roman"/>
          <w:noProof/>
          <w:color w:val="000000"/>
        </w:rPr>
        <w:t>Zhan et al. (2014)</w:t>
      </w:r>
      <w:r w:rsidR="000D6C26" w:rsidRPr="008A292A">
        <w:rPr>
          <w:rFonts w:ascii="Times New Roman" w:hAnsi="Times New Roman" w:cs="Times New Roman"/>
          <w:color w:val="000000"/>
        </w:rPr>
        <w:fldChar w:fldCharType="end"/>
      </w:r>
      <w:r w:rsidR="000D6C26" w:rsidRPr="008A292A">
        <w:rPr>
          <w:rFonts w:ascii="Times New Roman" w:hAnsi="Times New Roman" w:cs="Times New Roman"/>
          <w:color w:val="000000"/>
        </w:rPr>
        <w:t xml:space="preserve"> produced results that were similar to theirs, with the vast majority of model iterations supporting an introduction time of roughly 1000+ years ago (</w:t>
      </w:r>
      <w:r w:rsidR="00D95E79" w:rsidRPr="008A292A">
        <w:rPr>
          <w:rFonts w:ascii="Times New Roman" w:hAnsi="Times New Roman" w:cs="Times New Roman"/>
          <w:color w:val="000000"/>
          <w:highlight w:val="yellow"/>
        </w:rPr>
        <w:t>F</w:t>
      </w:r>
      <w:r w:rsidR="000D6C26" w:rsidRPr="008A292A">
        <w:rPr>
          <w:rFonts w:ascii="Times New Roman" w:hAnsi="Times New Roman" w:cs="Times New Roman"/>
          <w:color w:val="000000"/>
          <w:highlight w:val="yellow"/>
        </w:rPr>
        <w:t>igure S</w:t>
      </w:r>
      <w:r w:rsidR="00D95E79" w:rsidRPr="008A292A">
        <w:rPr>
          <w:rFonts w:ascii="Times New Roman" w:hAnsi="Times New Roman" w:cs="Times New Roman"/>
          <w:color w:val="000000"/>
          <w:highlight w:val="yellow"/>
        </w:rPr>
        <w:t>3</w:t>
      </w:r>
      <w:r w:rsidR="000D6C26" w:rsidRPr="008A292A">
        <w:rPr>
          <w:rFonts w:ascii="Times New Roman" w:hAnsi="Times New Roman" w:cs="Times New Roman"/>
          <w:color w:val="000000"/>
          <w:highlight w:val="yellow"/>
        </w:rPr>
        <w:t>)</w:t>
      </w:r>
      <w:r w:rsidR="000D6C26" w:rsidRPr="008A292A">
        <w:rPr>
          <w:rFonts w:ascii="Times New Roman" w:hAnsi="Times New Roman" w:cs="Times New Roman"/>
          <w:color w:val="000000"/>
        </w:rPr>
        <w:t>. This highlights the need to run a range of possible demographic models when attempting to infer demographic history, since failing to account for underlying complexity in population histories can result in very divergent parameter estimates.</w:t>
      </w:r>
    </w:p>
    <w:p w14:paraId="44CCF79E" w14:textId="6B7ABB1B" w:rsidR="00E82EB8" w:rsidRPr="008A292A" w:rsidRDefault="00E77EF4" w:rsidP="00E82EB8">
      <w:pPr>
        <w:jc w:val="both"/>
        <w:rPr>
          <w:ins w:id="2" w:author="Micah Freedman" w:date="2019-11-07T12:08:00Z"/>
          <w:rFonts w:ascii="Times New Roman" w:hAnsi="Times New Roman" w:cs="Times New Roman"/>
          <w:color w:val="000000"/>
        </w:rPr>
      </w:pPr>
      <w:r w:rsidRPr="008A292A">
        <w:rPr>
          <w:rFonts w:ascii="Times New Roman" w:hAnsi="Times New Roman" w:cs="Times New Roman"/>
          <w:color w:val="000000"/>
        </w:rPr>
        <w:tab/>
        <w:t>Demographic model results</w:t>
      </w:r>
      <w:r w:rsidR="00171572" w:rsidRPr="008A292A">
        <w:rPr>
          <w:rFonts w:ascii="Times New Roman" w:hAnsi="Times New Roman" w:cs="Times New Roman"/>
          <w:color w:val="000000"/>
        </w:rPr>
        <w:t xml:space="preserve"> were also variable in their estimates of founding population sizes in Hawaii. Some models produced estimates as high as 10,000 founding individuals, which seems implausible given the incredibly long distance between North America and Hawaii. </w:t>
      </w:r>
      <w:r w:rsidR="00FF4D0E" w:rsidRPr="008A292A">
        <w:rPr>
          <w:rFonts w:ascii="Times New Roman" w:hAnsi="Times New Roman" w:cs="Times New Roman"/>
          <w:color w:val="000000"/>
        </w:rPr>
        <w:t>Off-course migratory monarchs</w:t>
      </w:r>
      <w:r w:rsidR="00171572" w:rsidRPr="008A292A">
        <w:rPr>
          <w:rFonts w:ascii="Times New Roman" w:hAnsi="Times New Roman" w:cs="Times New Roman"/>
          <w:color w:val="000000"/>
        </w:rPr>
        <w:t xml:space="preserve"> have been documented in relatively large numbers well outside of their North American range, with periodic reports of hundreds to thousands of </w:t>
      </w:r>
      <w:r w:rsidR="00F3704A" w:rsidRPr="008A292A">
        <w:rPr>
          <w:rFonts w:ascii="Times New Roman" w:hAnsi="Times New Roman" w:cs="Times New Roman"/>
          <w:color w:val="000000"/>
        </w:rPr>
        <w:t>monarchs</w:t>
      </w:r>
      <w:r w:rsidR="00171572" w:rsidRPr="008A292A">
        <w:rPr>
          <w:rFonts w:ascii="Times New Roman" w:hAnsi="Times New Roman" w:cs="Times New Roman"/>
          <w:color w:val="000000"/>
        </w:rPr>
        <w:t xml:space="preserve"> </w:t>
      </w:r>
      <w:r w:rsidR="008C4E05" w:rsidRPr="008A292A">
        <w:rPr>
          <w:rFonts w:ascii="Times New Roman" w:hAnsi="Times New Roman" w:cs="Times New Roman"/>
          <w:color w:val="000000"/>
        </w:rPr>
        <w:t>in the United Kingdom in some years</w:t>
      </w:r>
      <w:r w:rsidR="00FF4D0E" w:rsidRPr="008A292A">
        <w:rPr>
          <w:rFonts w:ascii="Times New Roman" w:hAnsi="Times New Roman" w:cs="Times New Roman"/>
          <w:color w:val="000000"/>
        </w:rPr>
        <w:t>; these monarch records generally coincide with unusual weather patterns and are often correlated with aberrant records of migratory North America birds (</w:t>
      </w:r>
      <w:r w:rsidR="00FF4D0E" w:rsidRPr="008A292A">
        <w:rPr>
          <w:rFonts w:ascii="Times New Roman" w:hAnsi="Times New Roman" w:cs="Times New Roman"/>
          <w:color w:val="000000"/>
          <w:highlight w:val="yellow"/>
        </w:rPr>
        <w:t>reference</w:t>
      </w:r>
      <w:r w:rsidR="008C4E05" w:rsidRPr="008A292A">
        <w:rPr>
          <w:rFonts w:ascii="Times New Roman" w:hAnsi="Times New Roman" w:cs="Times New Roman"/>
          <w:color w:val="000000"/>
        </w:rPr>
        <w:t xml:space="preserve">). However, North America to the UK encompasses a much </w:t>
      </w:r>
      <w:r w:rsidRPr="008A292A">
        <w:rPr>
          <w:rFonts w:ascii="Times New Roman" w:hAnsi="Times New Roman" w:cs="Times New Roman"/>
          <w:color w:val="000000"/>
        </w:rPr>
        <w:t>shorter</w:t>
      </w:r>
      <w:r w:rsidR="008C4E05" w:rsidRPr="008A292A">
        <w:rPr>
          <w:rFonts w:ascii="Times New Roman" w:hAnsi="Times New Roman" w:cs="Times New Roman"/>
          <w:color w:val="000000"/>
        </w:rPr>
        <w:t xml:space="preserve"> distance than North America to Hawaii, and we </w:t>
      </w:r>
      <w:r w:rsidR="00FF4D0E" w:rsidRPr="008A292A">
        <w:rPr>
          <w:rFonts w:ascii="Times New Roman" w:hAnsi="Times New Roman" w:cs="Times New Roman"/>
          <w:color w:val="000000"/>
        </w:rPr>
        <w:t>are not aware of any</w:t>
      </w:r>
      <w:r w:rsidR="008C4E05" w:rsidRPr="008A292A">
        <w:rPr>
          <w:rFonts w:ascii="Times New Roman" w:hAnsi="Times New Roman" w:cs="Times New Roman"/>
          <w:color w:val="000000"/>
        </w:rPr>
        <w:t xml:space="preserve"> comparable records of large-scale monarch influxes into Hawaii. </w:t>
      </w:r>
      <w:r w:rsidR="00FF4D0E" w:rsidRPr="008A292A">
        <w:rPr>
          <w:rFonts w:ascii="Times New Roman" w:hAnsi="Times New Roman" w:cs="Times New Roman"/>
          <w:color w:val="000000"/>
        </w:rPr>
        <w:t>A more likely scenario is that</w:t>
      </w:r>
      <w:r w:rsidR="008C4E05" w:rsidRPr="008A292A">
        <w:rPr>
          <w:rFonts w:ascii="Times New Roman" w:hAnsi="Times New Roman" w:cs="Times New Roman"/>
          <w:color w:val="000000"/>
        </w:rPr>
        <w:t xml:space="preserve"> a small number of founding individuals reached Hawaii and then rapidly expanded their numbers</w:t>
      </w:r>
      <w:r w:rsidRPr="008A292A">
        <w:rPr>
          <w:rFonts w:ascii="Times New Roman" w:hAnsi="Times New Roman" w:cs="Times New Roman"/>
          <w:color w:val="000000"/>
        </w:rPr>
        <w:t xml:space="preserve"> in an area with abundant host plants and naïve predators. </w:t>
      </w:r>
      <w:ins w:id="3" w:author="Micah Freedman" w:date="2019-11-07T12:04:00Z">
        <w:r w:rsidR="00E82EB8" w:rsidRPr="008A292A">
          <w:rPr>
            <w:rFonts w:ascii="Times New Roman" w:hAnsi="Times New Roman" w:cs="Times New Roman"/>
            <w:color w:val="000000"/>
          </w:rPr>
          <w:t xml:space="preserve">The extremely wide range of parameter estimates for founding population size and timing </w:t>
        </w:r>
      </w:ins>
      <w:ins w:id="4" w:author="Micah Freedman" w:date="2019-11-07T12:01:00Z">
        <w:r w:rsidR="00E82EB8" w:rsidRPr="008A292A">
          <w:rPr>
            <w:rFonts w:ascii="Times New Roman" w:hAnsi="Times New Roman" w:cs="Times New Roman"/>
            <w:color w:val="000000"/>
          </w:rPr>
          <w:t xml:space="preserve">may reflect that, in practice, it is difficult to distinguish between a very recent strong bottleneck versus a more distant but less severe bottleneck. </w:t>
        </w:r>
      </w:ins>
      <w:ins w:id="5" w:author="Micah Freedman" w:date="2019-11-07T12:07:00Z">
        <w:r w:rsidR="00E82EB8" w:rsidRPr="008A292A">
          <w:rPr>
            <w:rFonts w:ascii="Times New Roman" w:hAnsi="Times New Roman" w:cs="Times New Roman"/>
            <w:color w:val="000000"/>
          </w:rPr>
          <w:t>We also note that a single</w:t>
        </w:r>
      </w:ins>
      <w:del w:id="6" w:author="Micah Freedman" w:date="2019-11-07T12:07:00Z">
        <w:r w:rsidRPr="008A292A" w:rsidDel="00E82EB8">
          <w:rPr>
            <w:rFonts w:ascii="Times New Roman" w:hAnsi="Times New Roman" w:cs="Times New Roman"/>
            <w:color w:val="000000"/>
          </w:rPr>
          <w:delText>A</w:delText>
        </w:r>
        <w:r w:rsidR="00FB61F8" w:rsidRPr="008A292A" w:rsidDel="00E82EB8">
          <w:rPr>
            <w:rFonts w:ascii="Times New Roman" w:hAnsi="Times New Roman" w:cs="Times New Roman"/>
            <w:color w:val="000000"/>
          </w:rPr>
          <w:delText xml:space="preserve"> single</w:delText>
        </w:r>
      </w:del>
      <w:r w:rsidR="00FB61F8" w:rsidRPr="008A292A">
        <w:rPr>
          <w:rFonts w:ascii="Times New Roman" w:hAnsi="Times New Roman" w:cs="Times New Roman"/>
          <w:color w:val="000000"/>
        </w:rPr>
        <w:t xml:space="preserve"> gravid female</w:t>
      </w:r>
      <w:r w:rsidRPr="008A292A">
        <w:rPr>
          <w:rFonts w:ascii="Times New Roman" w:hAnsi="Times New Roman" w:cs="Times New Roman"/>
          <w:color w:val="000000"/>
        </w:rPr>
        <w:t xml:space="preserve"> monarch</w:t>
      </w:r>
      <w:r w:rsidR="00FB61F8" w:rsidRPr="008A292A">
        <w:rPr>
          <w:rFonts w:ascii="Times New Roman" w:hAnsi="Times New Roman" w:cs="Times New Roman"/>
          <w:color w:val="000000"/>
        </w:rPr>
        <w:t xml:space="preserve"> </w:t>
      </w:r>
      <w:r w:rsidR="007D59EC" w:rsidRPr="008A292A">
        <w:rPr>
          <w:rFonts w:ascii="Times New Roman" w:hAnsi="Times New Roman" w:cs="Times New Roman"/>
          <w:color w:val="000000"/>
        </w:rPr>
        <w:t>may</w:t>
      </w:r>
      <w:r w:rsidR="00FB61F8" w:rsidRPr="008A292A">
        <w:rPr>
          <w:rFonts w:ascii="Times New Roman" w:hAnsi="Times New Roman" w:cs="Times New Roman"/>
          <w:color w:val="000000"/>
        </w:rPr>
        <w:t xml:space="preserve"> lay </w:t>
      </w:r>
      <w:r w:rsidR="007D59EC" w:rsidRPr="008A292A">
        <w:rPr>
          <w:rFonts w:ascii="Times New Roman" w:hAnsi="Times New Roman" w:cs="Times New Roman"/>
          <w:color w:val="000000"/>
        </w:rPr>
        <w:t xml:space="preserve">an average of </w:t>
      </w:r>
      <w:r w:rsidR="00FB61F8" w:rsidRPr="008A292A">
        <w:rPr>
          <w:rFonts w:ascii="Times New Roman" w:hAnsi="Times New Roman" w:cs="Times New Roman"/>
          <w:color w:val="000000"/>
        </w:rPr>
        <w:t xml:space="preserve">more than </w:t>
      </w:r>
      <w:r w:rsidR="007D59EC" w:rsidRPr="008A292A">
        <w:rPr>
          <w:rFonts w:ascii="Times New Roman" w:hAnsi="Times New Roman" w:cs="Times New Roman"/>
          <w:color w:val="000000"/>
        </w:rPr>
        <w:t>700</w:t>
      </w:r>
      <w:r w:rsidR="00FB61F8" w:rsidRPr="008A292A">
        <w:rPr>
          <w:rFonts w:ascii="Times New Roman" w:hAnsi="Times New Roman" w:cs="Times New Roman"/>
          <w:color w:val="000000"/>
        </w:rPr>
        <w:t xml:space="preserve"> eggs in her lifetime</w:t>
      </w:r>
      <w:r w:rsidRPr="008A292A">
        <w:rPr>
          <w:rFonts w:ascii="Times New Roman" w:hAnsi="Times New Roman" w:cs="Times New Roman"/>
          <w:color w:val="000000"/>
        </w:rPr>
        <w:t xml:space="preserve"> (</w:t>
      </w:r>
      <w:proofErr w:type="spellStart"/>
      <w:r w:rsidRPr="008A292A">
        <w:rPr>
          <w:rFonts w:ascii="Times New Roman" w:hAnsi="Times New Roman" w:cs="Times New Roman"/>
          <w:color w:val="000000"/>
          <w:highlight w:val="yellow"/>
        </w:rPr>
        <w:t>Oberhauser</w:t>
      </w:r>
      <w:proofErr w:type="spellEnd"/>
      <w:r w:rsidRPr="008A292A">
        <w:rPr>
          <w:rFonts w:ascii="Times New Roman" w:hAnsi="Times New Roman" w:cs="Times New Roman"/>
          <w:color w:val="000000"/>
          <w:highlight w:val="yellow"/>
        </w:rPr>
        <w:t xml:space="preserve"> </w:t>
      </w:r>
      <w:r w:rsidR="007D59EC" w:rsidRPr="008A292A">
        <w:rPr>
          <w:rFonts w:ascii="Times New Roman" w:hAnsi="Times New Roman" w:cs="Times New Roman"/>
          <w:color w:val="000000"/>
        </w:rPr>
        <w:t>1997</w:t>
      </w:r>
      <w:r w:rsidRPr="008A292A">
        <w:rPr>
          <w:rFonts w:ascii="Times New Roman" w:hAnsi="Times New Roman" w:cs="Times New Roman"/>
          <w:color w:val="000000"/>
        </w:rPr>
        <w:t xml:space="preserve">), </w:t>
      </w:r>
      <w:ins w:id="7" w:author="Micah Freedman" w:date="2019-11-07T12:08:00Z">
        <w:r w:rsidR="00E82EB8" w:rsidRPr="008A292A">
          <w:rPr>
            <w:rFonts w:ascii="Times New Roman" w:hAnsi="Times New Roman" w:cs="Times New Roman"/>
            <w:color w:val="000000"/>
          </w:rPr>
          <w:t>potentially mitigating some of the strong post-establishment genetic drift that normally accompanies population bottlenecks.</w:t>
        </w:r>
      </w:ins>
    </w:p>
    <w:p w14:paraId="05547CD3" w14:textId="77777777" w:rsidR="00E82EB8" w:rsidRPr="008A292A" w:rsidRDefault="00E82EB8" w:rsidP="00E82EB8">
      <w:pPr>
        <w:jc w:val="both"/>
        <w:rPr>
          <w:ins w:id="8" w:author="Micah Freedman" w:date="2019-11-07T12:08:00Z"/>
          <w:rFonts w:ascii="Times New Roman" w:hAnsi="Times New Roman" w:cs="Times New Roman"/>
          <w:color w:val="000000"/>
        </w:rPr>
      </w:pPr>
    </w:p>
    <w:p w14:paraId="30B44DD2" w14:textId="06444D41" w:rsidR="000D6C26" w:rsidRPr="008A292A" w:rsidRDefault="00E77EF4" w:rsidP="00E82EB8">
      <w:pPr>
        <w:jc w:val="both"/>
        <w:rPr>
          <w:rFonts w:ascii="Times New Roman" w:hAnsi="Times New Roman" w:cs="Times New Roman"/>
          <w:color w:val="000000"/>
        </w:rPr>
      </w:pPr>
      <w:commentRangeStart w:id="9"/>
      <w:r w:rsidRPr="008A292A">
        <w:rPr>
          <w:rFonts w:ascii="Times New Roman" w:hAnsi="Times New Roman" w:cs="Times New Roman"/>
          <w:color w:val="000000"/>
        </w:rPr>
        <w:t>potentially mitigating some of</w:t>
      </w:r>
      <w:r w:rsidR="008C4E05" w:rsidRPr="008A292A">
        <w:rPr>
          <w:rFonts w:ascii="Times New Roman" w:hAnsi="Times New Roman" w:cs="Times New Roman"/>
          <w:color w:val="000000"/>
        </w:rPr>
        <w:t xml:space="preserve"> the bottleneck effects associated with initial establishment (any references from other systems to support this?)</w:t>
      </w:r>
      <w:commentRangeEnd w:id="9"/>
      <w:r w:rsidR="00547769" w:rsidRPr="008A292A">
        <w:rPr>
          <w:rStyle w:val="CommentReference"/>
          <w:rFonts w:ascii="Times New Roman" w:hAnsi="Times New Roman" w:cs="Times New Roman"/>
        </w:rPr>
        <w:commentReference w:id="9"/>
      </w:r>
      <w:r w:rsidR="008C4E05" w:rsidRPr="008A292A">
        <w:rPr>
          <w:rFonts w:ascii="Times New Roman" w:hAnsi="Times New Roman" w:cs="Times New Roman"/>
          <w:color w:val="000000"/>
        </w:rPr>
        <w:t>.</w:t>
      </w:r>
      <w:r w:rsidR="008F42B9" w:rsidRPr="008A292A">
        <w:rPr>
          <w:rFonts w:ascii="Times New Roman" w:hAnsi="Times New Roman" w:cs="Times New Roman"/>
          <w:color w:val="000000"/>
        </w:rPr>
        <w:t xml:space="preserve"> </w:t>
      </w:r>
      <w:r w:rsidR="004C52F5" w:rsidRPr="008A292A">
        <w:rPr>
          <w:rFonts w:ascii="Times New Roman" w:hAnsi="Times New Roman" w:cs="Times New Roman"/>
          <w:color w:val="000000"/>
        </w:rPr>
        <w:t>Our model results do provide some support for this, since the model iterations with recent establishments also tended to have smaller establishment population sizes.</w:t>
      </w:r>
    </w:p>
    <w:p w14:paraId="5E0D1F3D" w14:textId="30EDF75B" w:rsidR="00171572" w:rsidRPr="008A292A" w:rsidRDefault="00171572" w:rsidP="009B2AE0">
      <w:pPr>
        <w:jc w:val="both"/>
        <w:rPr>
          <w:rFonts w:ascii="Times New Roman" w:hAnsi="Times New Roman" w:cs="Times New Roman"/>
          <w:color w:val="000000"/>
        </w:rPr>
      </w:pPr>
      <w:r w:rsidRPr="008A292A">
        <w:rPr>
          <w:rFonts w:ascii="Times New Roman" w:hAnsi="Times New Roman" w:cs="Times New Roman"/>
          <w:color w:val="000000"/>
        </w:rPr>
        <w:tab/>
        <w:t>In contrast to variable estimates of establishment timing and founding population size, demographic models were very consistent in suggesting</w:t>
      </w:r>
      <w:r w:rsidR="00F3704A" w:rsidRPr="008A292A">
        <w:rPr>
          <w:rFonts w:ascii="Times New Roman" w:hAnsi="Times New Roman" w:cs="Times New Roman"/>
          <w:color w:val="000000"/>
        </w:rPr>
        <w:t xml:space="preserve"> very low contemporary migration rates (on the order of 0.00001</w:t>
      </w:r>
      <w:r w:rsidRPr="008A292A">
        <w:rPr>
          <w:rFonts w:ascii="Times New Roman" w:hAnsi="Times New Roman" w:cs="Times New Roman"/>
          <w:color w:val="000000"/>
        </w:rPr>
        <w:t xml:space="preserve"> individuals per generation from NA to Hawaii</w:t>
      </w:r>
      <w:r w:rsidR="004C52F5" w:rsidRPr="008A292A">
        <w:rPr>
          <w:rFonts w:ascii="Times New Roman" w:hAnsi="Times New Roman" w:cs="Times New Roman"/>
          <w:color w:val="000000"/>
        </w:rPr>
        <w:t xml:space="preserve"> and vice versa</w:t>
      </w:r>
      <w:r w:rsidRPr="008A292A">
        <w:rPr>
          <w:rFonts w:ascii="Times New Roman" w:hAnsi="Times New Roman" w:cs="Times New Roman"/>
          <w:color w:val="000000"/>
        </w:rPr>
        <w:t>). Our results thus contrast with those of Pierce et al (2014a), whose methods suggested much higher migration rates</w:t>
      </w:r>
      <w:r w:rsidR="00F3704A" w:rsidRPr="008A292A">
        <w:rPr>
          <w:rFonts w:ascii="Times New Roman" w:hAnsi="Times New Roman" w:cs="Times New Roman"/>
          <w:color w:val="000000"/>
        </w:rPr>
        <w:t xml:space="preserve"> (nearly 10 individuals/generations)</w:t>
      </w:r>
      <w:r w:rsidRPr="008A292A">
        <w:rPr>
          <w:rFonts w:ascii="Times New Roman" w:hAnsi="Times New Roman" w:cs="Times New Roman"/>
          <w:color w:val="000000"/>
        </w:rPr>
        <w:t xml:space="preserve"> for both North America to Hawaii and vice versa. </w:t>
      </w:r>
      <w:r w:rsidR="00F3704A" w:rsidRPr="008A292A">
        <w:rPr>
          <w:rFonts w:ascii="Times New Roman" w:hAnsi="Times New Roman" w:cs="Times New Roman"/>
          <w:color w:val="000000"/>
        </w:rPr>
        <w:t>We</w:t>
      </w:r>
      <w:r w:rsidR="00E77EF4" w:rsidRPr="008A292A">
        <w:rPr>
          <w:rFonts w:ascii="Times New Roman" w:hAnsi="Times New Roman" w:cs="Times New Roman"/>
          <w:color w:val="000000"/>
        </w:rPr>
        <w:t xml:space="preserve"> are more confident in our results than those of Pierce et al. (2014) due to</w:t>
      </w:r>
      <w:r w:rsidR="00F3704A" w:rsidRPr="008A292A">
        <w:rPr>
          <w:rFonts w:ascii="Times New Roman" w:hAnsi="Times New Roman" w:cs="Times New Roman"/>
          <w:color w:val="000000"/>
        </w:rPr>
        <w:t xml:space="preserve"> (1)</w:t>
      </w:r>
      <w:r w:rsidR="00E77EF4" w:rsidRPr="008A292A">
        <w:rPr>
          <w:rFonts w:ascii="Times New Roman" w:hAnsi="Times New Roman" w:cs="Times New Roman"/>
          <w:color w:val="000000"/>
        </w:rPr>
        <w:t xml:space="preserve"> the much larg</w:t>
      </w:r>
      <w:r w:rsidR="00310969" w:rsidRPr="008A292A">
        <w:rPr>
          <w:rFonts w:ascii="Times New Roman" w:hAnsi="Times New Roman" w:cs="Times New Roman"/>
          <w:color w:val="000000"/>
        </w:rPr>
        <w:t xml:space="preserve">er number of sampled loci </w:t>
      </w:r>
      <w:r w:rsidR="00F3704A" w:rsidRPr="008A292A">
        <w:rPr>
          <w:rFonts w:ascii="Times New Roman" w:hAnsi="Times New Roman" w:cs="Times New Roman"/>
          <w:color w:val="000000"/>
        </w:rPr>
        <w:t xml:space="preserve">(2) </w:t>
      </w:r>
      <w:r w:rsidR="00310969" w:rsidRPr="008A292A">
        <w:rPr>
          <w:rFonts w:ascii="Times New Roman" w:hAnsi="Times New Roman" w:cs="Times New Roman"/>
          <w:color w:val="000000"/>
        </w:rPr>
        <w:t xml:space="preserve">the more </w:t>
      </w:r>
      <w:r w:rsidR="00F3704A" w:rsidRPr="008A292A">
        <w:rPr>
          <w:rFonts w:ascii="Times New Roman" w:hAnsi="Times New Roman" w:cs="Times New Roman"/>
          <w:color w:val="000000"/>
        </w:rPr>
        <w:t>realistic</w:t>
      </w:r>
      <w:r w:rsidR="00310969" w:rsidRPr="008A292A">
        <w:rPr>
          <w:rFonts w:ascii="Times New Roman" w:hAnsi="Times New Roman" w:cs="Times New Roman"/>
          <w:color w:val="000000"/>
        </w:rPr>
        <w:t xml:space="preserve"> demographic mod</w:t>
      </w:r>
      <w:r w:rsidR="00F3704A" w:rsidRPr="008A292A">
        <w:rPr>
          <w:rFonts w:ascii="Times New Roman" w:hAnsi="Times New Roman" w:cs="Times New Roman"/>
          <w:color w:val="000000"/>
        </w:rPr>
        <w:t xml:space="preserve">el that we used in our analysis and (3) the absence of modern records of </w:t>
      </w:r>
      <w:ins w:id="10" w:author="Micah Freedman" w:date="2019-11-07T12:05:00Z">
        <w:r w:rsidR="00E82EB8" w:rsidRPr="008A292A">
          <w:rPr>
            <w:rFonts w:ascii="Times New Roman" w:hAnsi="Times New Roman" w:cs="Times New Roman"/>
            <w:color w:val="000000"/>
          </w:rPr>
          <w:t xml:space="preserve">regular </w:t>
        </w:r>
      </w:ins>
      <w:r w:rsidR="00F3704A" w:rsidRPr="008A292A">
        <w:rPr>
          <w:rFonts w:ascii="Times New Roman" w:hAnsi="Times New Roman" w:cs="Times New Roman"/>
          <w:color w:val="000000"/>
        </w:rPr>
        <w:t xml:space="preserve">North America </w:t>
      </w:r>
      <w:r w:rsidR="008F42B9" w:rsidRPr="008A292A">
        <w:rPr>
          <w:rFonts w:ascii="Times New Roman" w:hAnsi="Times New Roman" w:cs="Times New Roman"/>
          <w:color w:val="000000"/>
        </w:rPr>
        <w:t>-</w:t>
      </w:r>
      <w:r w:rsidR="00F3704A" w:rsidRPr="008A292A">
        <w:rPr>
          <w:rFonts w:ascii="Times New Roman" w:hAnsi="Times New Roman" w:cs="Times New Roman"/>
          <w:color w:val="000000"/>
        </w:rPr>
        <w:t xml:space="preserve">&gt; Hawaii </w:t>
      </w:r>
      <w:del w:id="11" w:author="Micah Freedman" w:date="2019-11-07T12:05:00Z">
        <w:r w:rsidR="00F3704A" w:rsidRPr="008A292A" w:rsidDel="00E82EB8">
          <w:rPr>
            <w:rFonts w:ascii="Times New Roman" w:hAnsi="Times New Roman" w:cs="Times New Roman"/>
            <w:color w:val="000000"/>
          </w:rPr>
          <w:delText>movement</w:delText>
        </w:r>
      </w:del>
      <w:ins w:id="12" w:author="Micah Freedman" w:date="2019-11-07T12:05:00Z">
        <w:r w:rsidR="00E82EB8" w:rsidRPr="008A292A">
          <w:rPr>
            <w:rFonts w:ascii="Times New Roman" w:hAnsi="Times New Roman" w:cs="Times New Roman"/>
            <w:color w:val="000000"/>
          </w:rPr>
          <w:t>establishment</w:t>
        </w:r>
      </w:ins>
      <w:r w:rsidR="00F3704A" w:rsidRPr="008A292A">
        <w:rPr>
          <w:rFonts w:ascii="Times New Roman" w:hAnsi="Times New Roman" w:cs="Times New Roman"/>
          <w:color w:val="000000"/>
        </w:rPr>
        <w:t>.</w:t>
      </w:r>
    </w:p>
    <w:p w14:paraId="5AD42A90" w14:textId="6D059308" w:rsidR="009B265E" w:rsidRPr="008A292A" w:rsidRDefault="00FB61F8" w:rsidP="0064060B">
      <w:pPr>
        <w:jc w:val="both"/>
        <w:rPr>
          <w:rFonts w:ascii="Times New Roman" w:hAnsi="Times New Roman" w:cs="Times New Roman"/>
          <w:color w:val="000000"/>
        </w:rPr>
      </w:pPr>
      <w:r w:rsidRPr="008A292A">
        <w:rPr>
          <w:rFonts w:ascii="Times New Roman" w:hAnsi="Times New Roman" w:cs="Times New Roman"/>
          <w:color w:val="000000"/>
        </w:rPr>
        <w:tab/>
        <w:t xml:space="preserve">We have shown that monarchs colonized the Pacific as part of a single, recent out-of-North America expansion event, with at least two subsequent expansions out of Hawaii. </w:t>
      </w:r>
      <w:r w:rsidRPr="008A292A">
        <w:rPr>
          <w:rFonts w:ascii="Times New Roman" w:hAnsi="Times New Roman" w:cs="Times New Roman"/>
          <w:color w:val="000000"/>
        </w:rPr>
        <w:lastRenderedPageBreak/>
        <w:t xml:space="preserve">Furthermore, we show that the loss of migration coupled with strong genetic drift can generate strong patterns of differentiation between monarch populations at the scale of islands within an archipelago, as seen in comparisons between the islands of Guam and Rota. This is in stark contrast to the continent-wide panmixia that is maintained by seasonal migration within North America. </w:t>
      </w:r>
      <w:r w:rsidR="00242F9B" w:rsidRPr="008A292A">
        <w:rPr>
          <w:rFonts w:ascii="Times New Roman" w:hAnsi="Times New Roman" w:cs="Times New Roman"/>
          <w:color w:val="000000"/>
        </w:rPr>
        <w:t>Future studies of monarch population genetics would benefit from sampling additional likely establishment routes within the Pacific: these include population</w:t>
      </w:r>
      <w:r w:rsidR="003079E4" w:rsidRPr="008A292A">
        <w:rPr>
          <w:rFonts w:ascii="Times New Roman" w:hAnsi="Times New Roman" w:cs="Times New Roman"/>
          <w:color w:val="000000"/>
        </w:rPr>
        <w:t>s</w:t>
      </w:r>
      <w:r w:rsidR="00242F9B" w:rsidRPr="008A292A">
        <w:rPr>
          <w:rFonts w:ascii="Times New Roman" w:hAnsi="Times New Roman" w:cs="Times New Roman"/>
          <w:color w:val="000000"/>
        </w:rPr>
        <w:t xml:space="preserve"> in the far southern (French Polynesia, the Marquesas) and the far western (Taiwan, Hong Kong) Pacific. Likewise, denser sampling within other island groups across space and time might reveal whether the fine-scale differentiation we see within the Mariana Islands is the exception or the rule for non-migratory monarch populations. Finally, understanding the </w:t>
      </w:r>
      <w:r w:rsidR="0064060B" w:rsidRPr="008A292A">
        <w:rPr>
          <w:rFonts w:ascii="Times New Roman" w:hAnsi="Times New Roman" w:cs="Times New Roman"/>
          <w:color w:val="000000"/>
        </w:rPr>
        <w:t xml:space="preserve">magnitude of genomic, phenotypic, and ecological differentiation between </w:t>
      </w:r>
      <w:r w:rsidR="003079E4" w:rsidRPr="008A292A">
        <w:rPr>
          <w:rFonts w:ascii="Times New Roman" w:hAnsi="Times New Roman" w:cs="Times New Roman"/>
          <w:color w:val="000000"/>
        </w:rPr>
        <w:t xml:space="preserve">migratory </w:t>
      </w:r>
      <w:r w:rsidR="0064060B" w:rsidRPr="008A292A">
        <w:rPr>
          <w:rFonts w:ascii="Times New Roman" w:hAnsi="Times New Roman" w:cs="Times New Roman"/>
          <w:color w:val="000000"/>
        </w:rPr>
        <w:t>North American monarchs and populations in outlying U.S. states/territories (Hawaii, American Samoa, the Mariana Islands) could have important conservation implications as the U.S. Fish and Wildlife Service considers a petition to list the monarch under the Endangered Species Act</w:t>
      </w:r>
      <w:r w:rsidR="00B83B68" w:rsidRPr="008A292A">
        <w:rPr>
          <w:rFonts w:ascii="Times New Roman" w:hAnsi="Times New Roman" w:cs="Times New Roman"/>
          <w:color w:val="000000"/>
        </w:rPr>
        <w:t xml:space="preserve"> (</w:t>
      </w:r>
      <w:r w:rsidR="00B83B68" w:rsidRPr="008A292A">
        <w:rPr>
          <w:rFonts w:ascii="Times New Roman" w:hAnsi="Times New Roman" w:cs="Times New Roman"/>
          <w:color w:val="000000"/>
          <w:highlight w:val="yellow"/>
        </w:rPr>
        <w:t>cite petition</w:t>
      </w:r>
      <w:r w:rsidR="00B83B68" w:rsidRPr="008A292A">
        <w:rPr>
          <w:rFonts w:ascii="Times New Roman" w:hAnsi="Times New Roman" w:cs="Times New Roman"/>
          <w:color w:val="000000"/>
        </w:rPr>
        <w:t>, Nail et al. 2019)</w:t>
      </w:r>
      <w:r w:rsidR="0064060B" w:rsidRPr="008A292A">
        <w:rPr>
          <w:rFonts w:ascii="Times New Roman" w:hAnsi="Times New Roman" w:cs="Times New Roman"/>
          <w:color w:val="000000"/>
        </w:rPr>
        <w:t>.</w:t>
      </w:r>
    </w:p>
    <w:p w14:paraId="7E2531B7" w14:textId="03E5DEC9" w:rsidR="004A5E76" w:rsidRPr="008A292A" w:rsidRDefault="004A5E76">
      <w:pPr>
        <w:rPr>
          <w:rFonts w:ascii="Times New Roman" w:hAnsi="Times New Roman" w:cs="Times New Roman"/>
          <w:color w:val="000000"/>
        </w:rPr>
      </w:pPr>
    </w:p>
    <w:p w14:paraId="24A0793F" w14:textId="77777777" w:rsidR="004A5E76" w:rsidRPr="008A292A" w:rsidRDefault="004A5E76">
      <w:pPr>
        <w:rPr>
          <w:rFonts w:ascii="Times New Roman" w:hAnsi="Times New Roman" w:cs="Times New Roman"/>
          <w:color w:val="000000"/>
        </w:rPr>
      </w:pPr>
    </w:p>
    <w:p w14:paraId="3B583084" w14:textId="414A0E7F" w:rsidR="004A5E76" w:rsidRPr="008A292A" w:rsidRDefault="004A5E76">
      <w:pPr>
        <w:rPr>
          <w:rFonts w:ascii="Times New Roman" w:hAnsi="Times New Roman" w:cs="Times New Roman"/>
          <w:color w:val="000000"/>
        </w:rPr>
      </w:pPr>
      <w:r w:rsidRPr="008A292A">
        <w:rPr>
          <w:rFonts w:ascii="Times New Roman" w:hAnsi="Times New Roman" w:cs="Times New Roman"/>
          <w:color w:val="000000"/>
        </w:rPr>
        <w:br w:type="page"/>
      </w:r>
    </w:p>
    <w:p w14:paraId="3E307E31" w14:textId="77777777" w:rsidR="004A5E76" w:rsidRPr="008A292A" w:rsidRDefault="004A5E76" w:rsidP="004A5E76">
      <w:pPr>
        <w:jc w:val="center"/>
        <w:rPr>
          <w:rFonts w:ascii="Times New Roman" w:hAnsi="Times New Roman" w:cs="Times New Roman"/>
          <w:b/>
          <w:color w:val="000000"/>
        </w:rPr>
      </w:pPr>
      <w:r w:rsidRPr="008A292A">
        <w:rPr>
          <w:rFonts w:ascii="Times New Roman" w:hAnsi="Times New Roman" w:cs="Times New Roman"/>
          <w:b/>
          <w:color w:val="000000"/>
        </w:rPr>
        <w:lastRenderedPageBreak/>
        <w:t>References</w:t>
      </w:r>
    </w:p>
    <w:p w14:paraId="1569AE47" w14:textId="77777777" w:rsidR="004A5E76" w:rsidRPr="008A292A" w:rsidRDefault="004A5E76" w:rsidP="004A5E76">
      <w:pPr>
        <w:jc w:val="center"/>
        <w:rPr>
          <w:rFonts w:ascii="Times New Roman" w:hAnsi="Times New Roman" w:cs="Times New Roman"/>
          <w:b/>
          <w:color w:val="000000"/>
        </w:rPr>
      </w:pPr>
    </w:p>
    <w:p w14:paraId="065A864F" w14:textId="71F659D0" w:rsidR="00034711" w:rsidRPr="008A292A" w:rsidRDefault="00034711" w:rsidP="004A5E76">
      <w:pPr>
        <w:pStyle w:val="ListParagraph"/>
        <w:numPr>
          <w:ilvl w:val="0"/>
          <w:numId w:val="2"/>
        </w:numPr>
        <w:rPr>
          <w:rFonts w:ascii="Times New Roman" w:eastAsia="Times New Roman" w:hAnsi="Times New Roman" w:cs="Times New Roman"/>
        </w:rPr>
      </w:pPr>
      <w:proofErr w:type="spellStart"/>
      <w:r w:rsidRPr="008A292A">
        <w:rPr>
          <w:rFonts w:ascii="Times New Roman" w:eastAsia="Times New Roman" w:hAnsi="Times New Roman" w:cs="Times New Roman"/>
        </w:rPr>
        <w:t>Ackery</w:t>
      </w:r>
      <w:proofErr w:type="spellEnd"/>
      <w:r w:rsidRPr="008A292A">
        <w:rPr>
          <w:rFonts w:ascii="Times New Roman" w:eastAsia="Times New Roman" w:hAnsi="Times New Roman" w:cs="Times New Roman"/>
        </w:rPr>
        <w:t xml:space="preserve">, P.R. &amp; Vane-Wright, R.I. (1984). </w:t>
      </w:r>
      <w:r w:rsidRPr="008A292A">
        <w:rPr>
          <w:rFonts w:ascii="Times New Roman" w:eastAsia="Times New Roman" w:hAnsi="Times New Roman" w:cs="Times New Roman"/>
          <w:i/>
          <w:iCs/>
        </w:rPr>
        <w:t>Milkweed Butterflies: Their Cladistics and Biology</w:t>
      </w:r>
      <w:r w:rsidRPr="008A292A">
        <w:rPr>
          <w:rFonts w:ascii="Times New Roman" w:eastAsia="Times New Roman" w:hAnsi="Times New Roman" w:cs="Times New Roman"/>
          <w:iCs/>
        </w:rPr>
        <w:t>.</w:t>
      </w:r>
      <w:r w:rsidRPr="008A292A">
        <w:rPr>
          <w:rFonts w:ascii="Times New Roman" w:eastAsia="Times New Roman" w:hAnsi="Times New Roman" w:cs="Times New Roman"/>
        </w:rPr>
        <w:t xml:space="preserve"> Cornell University Press, Ithaca, NY, USA.</w:t>
      </w:r>
    </w:p>
    <w:p w14:paraId="6EF68090" w14:textId="538E4D8F" w:rsidR="00923990" w:rsidRPr="008A292A" w:rsidRDefault="00923990"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Ali, O.A., O’Rourke, S.M., Amish, S.J., Meek, M.H., Luikart, G., </w:t>
      </w:r>
      <w:proofErr w:type="spellStart"/>
      <w:r w:rsidRPr="008A292A">
        <w:rPr>
          <w:rFonts w:ascii="Times New Roman" w:eastAsia="Times New Roman" w:hAnsi="Times New Roman" w:cs="Times New Roman"/>
        </w:rPr>
        <w:t>Jeffres</w:t>
      </w:r>
      <w:proofErr w:type="spellEnd"/>
      <w:r w:rsidRPr="008A292A">
        <w:rPr>
          <w:rFonts w:ascii="Times New Roman" w:eastAsia="Times New Roman" w:hAnsi="Times New Roman" w:cs="Times New Roman"/>
        </w:rPr>
        <w:t xml:space="preserve">, C., </w:t>
      </w:r>
      <w:r w:rsidRPr="008A292A">
        <w:rPr>
          <w:rFonts w:ascii="Times New Roman" w:eastAsia="Times New Roman" w:hAnsi="Times New Roman" w:cs="Times New Roman"/>
          <w:i/>
          <w:iCs/>
        </w:rPr>
        <w:t>et al.</w:t>
      </w:r>
      <w:r w:rsidRPr="008A292A">
        <w:rPr>
          <w:rFonts w:ascii="Times New Roman" w:eastAsia="Times New Roman" w:hAnsi="Times New Roman" w:cs="Times New Roman"/>
        </w:rPr>
        <w:t xml:space="preserve"> (2016). RAD Capture (Rapture): Flexible and Efficient Sequence-Based Genotyping. </w:t>
      </w:r>
      <w:r w:rsidRPr="008A292A">
        <w:rPr>
          <w:rFonts w:ascii="Times New Roman" w:eastAsia="Times New Roman" w:hAnsi="Times New Roman" w:cs="Times New Roman"/>
          <w:i/>
          <w:iCs/>
        </w:rPr>
        <w:t>Genetics</w:t>
      </w:r>
      <w:r w:rsidRPr="008A292A">
        <w:rPr>
          <w:rFonts w:ascii="Times New Roman" w:eastAsia="Times New Roman" w:hAnsi="Times New Roman" w:cs="Times New Roman"/>
        </w:rPr>
        <w:t>, 202, 389–400.</w:t>
      </w:r>
    </w:p>
    <w:p w14:paraId="5DB87EA4" w14:textId="48C64926" w:rsidR="00034711" w:rsidRPr="008A292A" w:rsidRDefault="00034711" w:rsidP="004A5E76">
      <w:pPr>
        <w:pStyle w:val="ListParagraph"/>
        <w:numPr>
          <w:ilvl w:val="0"/>
          <w:numId w:val="2"/>
        </w:numPr>
        <w:rPr>
          <w:rFonts w:ascii="Times New Roman" w:eastAsia="Times New Roman" w:hAnsi="Times New Roman" w:cs="Times New Roman"/>
        </w:rPr>
      </w:pPr>
      <w:proofErr w:type="spellStart"/>
      <w:r w:rsidRPr="008A292A">
        <w:rPr>
          <w:rFonts w:ascii="Times New Roman" w:eastAsia="Times New Roman" w:hAnsi="Times New Roman" w:cs="Times New Roman"/>
        </w:rPr>
        <w:t>Als</w:t>
      </w:r>
      <w:proofErr w:type="spellEnd"/>
      <w:r w:rsidRPr="008A292A">
        <w:rPr>
          <w:rFonts w:ascii="Times New Roman" w:eastAsia="Times New Roman" w:hAnsi="Times New Roman" w:cs="Times New Roman"/>
        </w:rPr>
        <w:t xml:space="preserve">, T.D., Hansen, M.M., </w:t>
      </w:r>
      <w:proofErr w:type="spellStart"/>
      <w:r w:rsidRPr="008A292A">
        <w:rPr>
          <w:rFonts w:ascii="Times New Roman" w:eastAsia="Times New Roman" w:hAnsi="Times New Roman" w:cs="Times New Roman"/>
        </w:rPr>
        <w:t>Maes</w:t>
      </w:r>
      <w:proofErr w:type="spellEnd"/>
      <w:r w:rsidRPr="008A292A">
        <w:rPr>
          <w:rFonts w:ascii="Times New Roman" w:eastAsia="Times New Roman" w:hAnsi="Times New Roman" w:cs="Times New Roman"/>
        </w:rPr>
        <w:t xml:space="preserve">, G.E., Castonguay, M., Riemann, L., </w:t>
      </w:r>
      <w:proofErr w:type="spellStart"/>
      <w:r w:rsidRPr="008A292A">
        <w:rPr>
          <w:rFonts w:ascii="Times New Roman" w:eastAsia="Times New Roman" w:hAnsi="Times New Roman" w:cs="Times New Roman"/>
        </w:rPr>
        <w:t>Aarestrup</w:t>
      </w:r>
      <w:proofErr w:type="spellEnd"/>
      <w:r w:rsidRPr="008A292A">
        <w:rPr>
          <w:rFonts w:ascii="Times New Roman" w:eastAsia="Times New Roman" w:hAnsi="Times New Roman" w:cs="Times New Roman"/>
        </w:rPr>
        <w:t xml:space="preserve">, K., </w:t>
      </w:r>
      <w:r w:rsidRPr="008A292A">
        <w:rPr>
          <w:rFonts w:ascii="Times New Roman" w:eastAsia="Times New Roman" w:hAnsi="Times New Roman" w:cs="Times New Roman"/>
          <w:i/>
          <w:iCs/>
        </w:rPr>
        <w:t>et al.</w:t>
      </w:r>
      <w:r w:rsidRPr="008A292A">
        <w:rPr>
          <w:rFonts w:ascii="Times New Roman" w:eastAsia="Times New Roman" w:hAnsi="Times New Roman" w:cs="Times New Roman"/>
        </w:rPr>
        <w:t xml:space="preserve"> (2011). All roads lead to home: panmixia of European eel in the Sargasso Sea. </w:t>
      </w:r>
      <w:r w:rsidRPr="008A292A">
        <w:rPr>
          <w:rFonts w:ascii="Times New Roman" w:eastAsia="Times New Roman" w:hAnsi="Times New Roman" w:cs="Times New Roman"/>
          <w:i/>
          <w:iCs/>
        </w:rPr>
        <w:t>Mol. Ecol.</w:t>
      </w:r>
      <w:r w:rsidRPr="008A292A">
        <w:rPr>
          <w:rFonts w:ascii="Times New Roman" w:eastAsia="Times New Roman" w:hAnsi="Times New Roman" w:cs="Times New Roman"/>
        </w:rPr>
        <w:t>, 20, 1333–1346.</w:t>
      </w:r>
    </w:p>
    <w:p w14:paraId="1E52B7E1" w14:textId="19E14CBC" w:rsidR="004A5E76" w:rsidRPr="008A292A" w:rsidRDefault="004A5E76" w:rsidP="004A5E76">
      <w:pPr>
        <w:pStyle w:val="ListParagraph"/>
        <w:numPr>
          <w:ilvl w:val="0"/>
          <w:numId w:val="2"/>
        </w:numPr>
        <w:rPr>
          <w:rFonts w:ascii="Times New Roman" w:eastAsia="Times New Roman" w:hAnsi="Times New Roman" w:cs="Times New Roman"/>
        </w:rPr>
      </w:pPr>
      <w:proofErr w:type="spellStart"/>
      <w:r w:rsidRPr="008A292A">
        <w:rPr>
          <w:rFonts w:ascii="Times New Roman" w:eastAsia="Times New Roman" w:hAnsi="Times New Roman" w:cs="Times New Roman"/>
        </w:rPr>
        <w:t>Bettin</w:t>
      </w:r>
      <w:proofErr w:type="spellEnd"/>
      <w:r w:rsidRPr="008A292A">
        <w:rPr>
          <w:rFonts w:ascii="Times New Roman" w:eastAsia="Times New Roman" w:hAnsi="Times New Roman" w:cs="Times New Roman"/>
        </w:rPr>
        <w:t xml:space="preserve">, O., Cornejo, C., Edwards, P.J. &amp; </w:t>
      </w:r>
      <w:proofErr w:type="spellStart"/>
      <w:r w:rsidRPr="008A292A">
        <w:rPr>
          <w:rFonts w:ascii="Times New Roman" w:eastAsia="Times New Roman" w:hAnsi="Times New Roman" w:cs="Times New Roman"/>
        </w:rPr>
        <w:t>Holderegger</w:t>
      </w:r>
      <w:proofErr w:type="spellEnd"/>
      <w:r w:rsidRPr="008A292A">
        <w:rPr>
          <w:rFonts w:ascii="Times New Roman" w:eastAsia="Times New Roman" w:hAnsi="Times New Roman" w:cs="Times New Roman"/>
        </w:rPr>
        <w:t xml:space="preserve">, R. (2007). Phylogeography of the high alpine plant </w:t>
      </w:r>
      <w:r w:rsidRPr="008A292A">
        <w:rPr>
          <w:rFonts w:ascii="Times New Roman" w:eastAsia="Times New Roman" w:hAnsi="Times New Roman" w:cs="Times New Roman"/>
          <w:i/>
        </w:rPr>
        <w:t xml:space="preserve">Senecio </w:t>
      </w:r>
      <w:proofErr w:type="spellStart"/>
      <w:r w:rsidRPr="008A292A">
        <w:rPr>
          <w:rFonts w:ascii="Times New Roman" w:eastAsia="Times New Roman" w:hAnsi="Times New Roman" w:cs="Times New Roman"/>
          <w:i/>
        </w:rPr>
        <w:t>halleri</w:t>
      </w:r>
      <w:proofErr w:type="spellEnd"/>
      <w:r w:rsidRPr="008A292A">
        <w:rPr>
          <w:rFonts w:ascii="Times New Roman" w:eastAsia="Times New Roman" w:hAnsi="Times New Roman" w:cs="Times New Roman"/>
        </w:rPr>
        <w:t xml:space="preserve"> (Asteraceae) in the European Alps: in situ glacial survival with postglacial stepwise dispersal into peripheral areas. </w:t>
      </w:r>
      <w:r w:rsidRPr="008A292A">
        <w:rPr>
          <w:rFonts w:ascii="Times New Roman" w:eastAsia="Times New Roman" w:hAnsi="Times New Roman" w:cs="Times New Roman"/>
          <w:i/>
          <w:iCs/>
        </w:rPr>
        <w:t>Mol. Ecol.</w:t>
      </w:r>
      <w:r w:rsidRPr="008A292A">
        <w:rPr>
          <w:rFonts w:ascii="Times New Roman" w:eastAsia="Times New Roman" w:hAnsi="Times New Roman" w:cs="Times New Roman"/>
        </w:rPr>
        <w:t>, 16, 2517–2524.</w:t>
      </w:r>
    </w:p>
    <w:p w14:paraId="495E478F" w14:textId="421B9729" w:rsidR="00A53C00" w:rsidRPr="008A292A" w:rsidRDefault="00A53C00"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Brower, A.V.Z. &amp; Boyce, T.M. (1991). Mitochondrial DNA variation in monarch butterflies. </w:t>
      </w:r>
      <w:r w:rsidRPr="008A292A">
        <w:rPr>
          <w:rFonts w:ascii="Times New Roman" w:eastAsia="Times New Roman" w:hAnsi="Times New Roman" w:cs="Times New Roman"/>
          <w:i/>
          <w:iCs/>
        </w:rPr>
        <w:t>Evolution</w:t>
      </w:r>
      <w:r w:rsidRPr="008A292A">
        <w:rPr>
          <w:rFonts w:ascii="Times New Roman" w:eastAsia="Times New Roman" w:hAnsi="Times New Roman" w:cs="Times New Roman"/>
        </w:rPr>
        <w:t>, 45, 1281–1286.</w:t>
      </w:r>
    </w:p>
    <w:p w14:paraId="1BB38C3C" w14:textId="301B487B" w:rsidR="00A53C00" w:rsidRPr="008A292A" w:rsidRDefault="00A53C00"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Clarke, A.R. &amp; Zalucki, M.P. (2004). Monarchs in Australia: on the winds of a storm? </w:t>
      </w:r>
      <w:r w:rsidRPr="008A292A">
        <w:rPr>
          <w:rFonts w:ascii="Times New Roman" w:eastAsia="Times New Roman" w:hAnsi="Times New Roman" w:cs="Times New Roman"/>
          <w:i/>
          <w:iCs/>
        </w:rPr>
        <w:t>Biol. Invasions</w:t>
      </w:r>
      <w:r w:rsidRPr="008A292A">
        <w:rPr>
          <w:rFonts w:ascii="Times New Roman" w:eastAsia="Times New Roman" w:hAnsi="Times New Roman" w:cs="Times New Roman"/>
        </w:rPr>
        <w:t>, 6, 123–127.</w:t>
      </w:r>
    </w:p>
    <w:p w14:paraId="56E6486C" w14:textId="4D7E3D78" w:rsidR="007D59EC" w:rsidRPr="008A292A" w:rsidRDefault="007D59EC"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Dawe, K.L. &amp; Boutin, S. (2016). Climate change is the primary driver of white-tailed deer (</w:t>
      </w:r>
      <w:r w:rsidRPr="008A292A">
        <w:rPr>
          <w:rFonts w:ascii="Times New Roman" w:eastAsia="Times New Roman" w:hAnsi="Times New Roman" w:cs="Times New Roman"/>
          <w:i/>
        </w:rPr>
        <w:t>Odocoileus virginianus</w:t>
      </w:r>
      <w:r w:rsidRPr="008A292A">
        <w:rPr>
          <w:rFonts w:ascii="Times New Roman" w:eastAsia="Times New Roman" w:hAnsi="Times New Roman" w:cs="Times New Roman"/>
        </w:rPr>
        <w:t xml:space="preserve">) range expansion at the northern extent of its range; land use is secondary. </w:t>
      </w:r>
      <w:r w:rsidRPr="008A292A">
        <w:rPr>
          <w:rFonts w:ascii="Times New Roman" w:eastAsia="Times New Roman" w:hAnsi="Times New Roman" w:cs="Times New Roman"/>
          <w:i/>
          <w:iCs/>
        </w:rPr>
        <w:t>Ecol. Evol.</w:t>
      </w:r>
      <w:r w:rsidRPr="008A292A">
        <w:rPr>
          <w:rFonts w:ascii="Times New Roman" w:eastAsia="Times New Roman" w:hAnsi="Times New Roman" w:cs="Times New Roman"/>
        </w:rPr>
        <w:t>, 6, 6435–6451.</w:t>
      </w:r>
    </w:p>
    <w:p w14:paraId="4D8BF123" w14:textId="07C7AF00" w:rsidR="004A5E76" w:rsidRPr="008A292A" w:rsidRDefault="004A5E76"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Davis, M.B. &amp; Shaw, R.G. (2001). Range shifts and adaptive responses to Quaternary climate change. </w:t>
      </w:r>
      <w:r w:rsidRPr="008A292A">
        <w:rPr>
          <w:rFonts w:ascii="Times New Roman" w:eastAsia="Times New Roman" w:hAnsi="Times New Roman" w:cs="Times New Roman"/>
          <w:i/>
          <w:iCs/>
        </w:rPr>
        <w:t>Science</w:t>
      </w:r>
      <w:r w:rsidRPr="008A292A">
        <w:rPr>
          <w:rFonts w:ascii="Times New Roman" w:eastAsia="Times New Roman" w:hAnsi="Times New Roman" w:cs="Times New Roman"/>
        </w:rPr>
        <w:t>, 292, 673–679.</w:t>
      </w:r>
    </w:p>
    <w:p w14:paraId="7DBA63A1" w14:textId="3A7300D4" w:rsidR="00A53C00" w:rsidRPr="008A292A" w:rsidRDefault="00A53C00"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Francis, R.M. (2017). </w:t>
      </w:r>
      <w:proofErr w:type="spellStart"/>
      <w:r w:rsidRPr="008A292A">
        <w:rPr>
          <w:rFonts w:ascii="Times New Roman" w:eastAsia="Times New Roman" w:hAnsi="Times New Roman" w:cs="Times New Roman"/>
        </w:rPr>
        <w:t>pophelper</w:t>
      </w:r>
      <w:proofErr w:type="spellEnd"/>
      <w:r w:rsidRPr="008A292A">
        <w:rPr>
          <w:rFonts w:ascii="Times New Roman" w:eastAsia="Times New Roman" w:hAnsi="Times New Roman" w:cs="Times New Roman"/>
        </w:rPr>
        <w:t xml:space="preserve">: </w:t>
      </w:r>
      <w:proofErr w:type="gramStart"/>
      <w:r w:rsidRPr="008A292A">
        <w:rPr>
          <w:rFonts w:ascii="Times New Roman" w:eastAsia="Times New Roman" w:hAnsi="Times New Roman" w:cs="Times New Roman"/>
        </w:rPr>
        <w:t>an</w:t>
      </w:r>
      <w:proofErr w:type="gramEnd"/>
      <w:r w:rsidRPr="008A292A">
        <w:rPr>
          <w:rFonts w:ascii="Times New Roman" w:eastAsia="Times New Roman" w:hAnsi="Times New Roman" w:cs="Times New Roman"/>
        </w:rPr>
        <w:t xml:space="preserve"> R package and web app to </w:t>
      </w:r>
      <w:proofErr w:type="spellStart"/>
      <w:r w:rsidRPr="008A292A">
        <w:rPr>
          <w:rFonts w:ascii="Times New Roman" w:eastAsia="Times New Roman" w:hAnsi="Times New Roman" w:cs="Times New Roman"/>
        </w:rPr>
        <w:t>analyse</w:t>
      </w:r>
      <w:proofErr w:type="spellEnd"/>
      <w:r w:rsidRPr="008A292A">
        <w:rPr>
          <w:rFonts w:ascii="Times New Roman" w:eastAsia="Times New Roman" w:hAnsi="Times New Roman" w:cs="Times New Roman"/>
        </w:rPr>
        <w:t xml:space="preserve"> and visualize population structure. </w:t>
      </w:r>
      <w:r w:rsidRPr="008A292A">
        <w:rPr>
          <w:rFonts w:ascii="Times New Roman" w:eastAsia="Times New Roman" w:hAnsi="Times New Roman" w:cs="Times New Roman"/>
          <w:i/>
          <w:iCs/>
        </w:rPr>
        <w:t xml:space="preserve">Mol. Ecol. </w:t>
      </w:r>
      <w:proofErr w:type="spellStart"/>
      <w:r w:rsidRPr="008A292A">
        <w:rPr>
          <w:rFonts w:ascii="Times New Roman" w:eastAsia="Times New Roman" w:hAnsi="Times New Roman" w:cs="Times New Roman"/>
          <w:i/>
          <w:iCs/>
        </w:rPr>
        <w:t>Resour</w:t>
      </w:r>
      <w:proofErr w:type="spellEnd"/>
      <w:r w:rsidRPr="008A292A">
        <w:rPr>
          <w:rFonts w:ascii="Times New Roman" w:eastAsia="Times New Roman" w:hAnsi="Times New Roman" w:cs="Times New Roman"/>
          <w:i/>
          <w:iCs/>
        </w:rPr>
        <w:t>.</w:t>
      </w:r>
      <w:r w:rsidRPr="008A292A">
        <w:rPr>
          <w:rFonts w:ascii="Times New Roman" w:eastAsia="Times New Roman" w:hAnsi="Times New Roman" w:cs="Times New Roman"/>
        </w:rPr>
        <w:t>, 17, 27–32.</w:t>
      </w:r>
    </w:p>
    <w:p w14:paraId="4055EF87" w14:textId="07BCE5BC" w:rsidR="00B83B68" w:rsidRPr="008A292A" w:rsidRDefault="00B83B68"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Freedman, M.G., Dingle, H., Tabuloc, C.A., Chiu, J.C., Yang, L.H. &amp; Zalucki, M.P. (2018). Non-migratory monarch butterflies, Danaus plexippus (L.), retain developmental plasticity and a navigational mechanism associated with migration. </w:t>
      </w:r>
      <w:r w:rsidRPr="008A292A">
        <w:rPr>
          <w:rFonts w:ascii="Times New Roman" w:eastAsia="Times New Roman" w:hAnsi="Times New Roman" w:cs="Times New Roman"/>
          <w:i/>
          <w:iCs/>
        </w:rPr>
        <w:t xml:space="preserve">Biol. J. Linn. Soc. </w:t>
      </w:r>
      <w:proofErr w:type="spellStart"/>
      <w:r w:rsidRPr="008A292A">
        <w:rPr>
          <w:rFonts w:ascii="Times New Roman" w:eastAsia="Times New Roman" w:hAnsi="Times New Roman" w:cs="Times New Roman"/>
          <w:i/>
          <w:iCs/>
        </w:rPr>
        <w:t>Lond</w:t>
      </w:r>
      <w:proofErr w:type="spellEnd"/>
      <w:r w:rsidRPr="008A292A">
        <w:rPr>
          <w:rFonts w:ascii="Times New Roman" w:eastAsia="Times New Roman" w:hAnsi="Times New Roman" w:cs="Times New Roman"/>
          <w:i/>
          <w:iCs/>
        </w:rPr>
        <w:t>.</w:t>
      </w:r>
      <w:r w:rsidRPr="008A292A">
        <w:rPr>
          <w:rFonts w:ascii="Times New Roman" w:eastAsia="Times New Roman" w:hAnsi="Times New Roman" w:cs="Times New Roman"/>
        </w:rPr>
        <w:t>, 123, 265–278.</w:t>
      </w:r>
    </w:p>
    <w:p w14:paraId="12915A1C" w14:textId="1F211679" w:rsidR="004A5E76" w:rsidRPr="008A292A" w:rsidRDefault="004A5E76"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Gillespie, R.G., Baldwin, B.G., Waters, J.M., Fraser, C.I., </w:t>
      </w:r>
      <w:proofErr w:type="spellStart"/>
      <w:r w:rsidRPr="008A292A">
        <w:rPr>
          <w:rFonts w:ascii="Times New Roman" w:eastAsia="Times New Roman" w:hAnsi="Times New Roman" w:cs="Times New Roman"/>
        </w:rPr>
        <w:t>Nikula</w:t>
      </w:r>
      <w:proofErr w:type="spellEnd"/>
      <w:r w:rsidRPr="008A292A">
        <w:rPr>
          <w:rFonts w:ascii="Times New Roman" w:eastAsia="Times New Roman" w:hAnsi="Times New Roman" w:cs="Times New Roman"/>
        </w:rPr>
        <w:t xml:space="preserve">, R. &amp; Roderick, G.K. (2012). Long-distance dispersal: a framework for hypothesis testing. </w:t>
      </w:r>
      <w:r w:rsidRPr="008A292A">
        <w:rPr>
          <w:rFonts w:ascii="Times New Roman" w:eastAsia="Times New Roman" w:hAnsi="Times New Roman" w:cs="Times New Roman"/>
          <w:i/>
          <w:iCs/>
        </w:rPr>
        <w:t>Trends Ecol. Evol.</w:t>
      </w:r>
      <w:r w:rsidRPr="008A292A">
        <w:rPr>
          <w:rFonts w:ascii="Times New Roman" w:eastAsia="Times New Roman" w:hAnsi="Times New Roman" w:cs="Times New Roman"/>
        </w:rPr>
        <w:t>, 27, 47–56.</w:t>
      </w:r>
    </w:p>
    <w:p w14:paraId="68F386E0" w14:textId="64376DF5" w:rsidR="00A53C00" w:rsidRPr="008A292A" w:rsidRDefault="00A53C00" w:rsidP="004A5E76">
      <w:pPr>
        <w:pStyle w:val="ListParagraph"/>
        <w:numPr>
          <w:ilvl w:val="0"/>
          <w:numId w:val="2"/>
        </w:numPr>
        <w:rPr>
          <w:rFonts w:ascii="Times New Roman" w:eastAsia="Times New Roman" w:hAnsi="Times New Roman" w:cs="Times New Roman"/>
        </w:rPr>
      </w:pPr>
      <w:proofErr w:type="spellStart"/>
      <w:r w:rsidRPr="008A292A">
        <w:rPr>
          <w:rFonts w:ascii="Times New Roman" w:eastAsia="Times New Roman" w:hAnsi="Times New Roman" w:cs="Times New Roman"/>
        </w:rPr>
        <w:t>Gutenkunst</w:t>
      </w:r>
      <w:proofErr w:type="spellEnd"/>
      <w:r w:rsidRPr="008A292A">
        <w:rPr>
          <w:rFonts w:ascii="Times New Roman" w:eastAsia="Times New Roman" w:hAnsi="Times New Roman" w:cs="Times New Roman"/>
        </w:rPr>
        <w:t xml:space="preserve">, R.N., Hernandez, R.D., Williamson, S.H. &amp; Bustamante, C.D. (2009). Inferring the joint demographic history of multiple populations from multidimensional SNP frequency data. </w:t>
      </w:r>
      <w:r w:rsidRPr="008A292A">
        <w:rPr>
          <w:rFonts w:ascii="Times New Roman" w:eastAsia="Times New Roman" w:hAnsi="Times New Roman" w:cs="Times New Roman"/>
          <w:i/>
          <w:iCs/>
        </w:rPr>
        <w:t>PLoS Genet.</w:t>
      </w:r>
      <w:r w:rsidRPr="008A292A">
        <w:rPr>
          <w:rFonts w:ascii="Times New Roman" w:eastAsia="Times New Roman" w:hAnsi="Times New Roman" w:cs="Times New Roman"/>
        </w:rPr>
        <w:t>, 5, e1000695.</w:t>
      </w:r>
    </w:p>
    <w:p w14:paraId="5367E9B0" w14:textId="5B97BCC9" w:rsidR="004A5E76" w:rsidRPr="008A292A" w:rsidRDefault="004A5E76" w:rsidP="004A5E76">
      <w:pPr>
        <w:pStyle w:val="ListParagraph"/>
        <w:numPr>
          <w:ilvl w:val="0"/>
          <w:numId w:val="2"/>
        </w:numPr>
        <w:rPr>
          <w:rFonts w:ascii="Times New Roman" w:eastAsia="Times New Roman" w:hAnsi="Times New Roman" w:cs="Times New Roman"/>
        </w:rPr>
      </w:pPr>
      <w:proofErr w:type="spellStart"/>
      <w:r w:rsidRPr="008A292A">
        <w:rPr>
          <w:rFonts w:ascii="Times New Roman" w:eastAsia="Times New Roman" w:hAnsi="Times New Roman" w:cs="Times New Roman"/>
        </w:rPr>
        <w:t>Helmus</w:t>
      </w:r>
      <w:proofErr w:type="spellEnd"/>
      <w:r w:rsidRPr="008A292A">
        <w:rPr>
          <w:rFonts w:ascii="Times New Roman" w:eastAsia="Times New Roman" w:hAnsi="Times New Roman" w:cs="Times New Roman"/>
        </w:rPr>
        <w:t xml:space="preserve">, M.R., Mahler, D.L. &amp; </w:t>
      </w:r>
      <w:proofErr w:type="spellStart"/>
      <w:r w:rsidRPr="008A292A">
        <w:rPr>
          <w:rFonts w:ascii="Times New Roman" w:eastAsia="Times New Roman" w:hAnsi="Times New Roman" w:cs="Times New Roman"/>
        </w:rPr>
        <w:t>Losos</w:t>
      </w:r>
      <w:proofErr w:type="spellEnd"/>
      <w:r w:rsidRPr="008A292A">
        <w:rPr>
          <w:rFonts w:ascii="Times New Roman" w:eastAsia="Times New Roman" w:hAnsi="Times New Roman" w:cs="Times New Roman"/>
        </w:rPr>
        <w:t xml:space="preserve">, J.B. (2014). Island biogeography of the Anthropocene. </w:t>
      </w:r>
      <w:r w:rsidRPr="008A292A">
        <w:rPr>
          <w:rFonts w:ascii="Times New Roman" w:eastAsia="Times New Roman" w:hAnsi="Times New Roman" w:cs="Times New Roman"/>
          <w:i/>
          <w:iCs/>
        </w:rPr>
        <w:t>Nature</w:t>
      </w:r>
      <w:r w:rsidRPr="008A292A">
        <w:rPr>
          <w:rFonts w:ascii="Times New Roman" w:eastAsia="Times New Roman" w:hAnsi="Times New Roman" w:cs="Times New Roman"/>
        </w:rPr>
        <w:t>, 513, 543.</w:t>
      </w:r>
    </w:p>
    <w:p w14:paraId="1D8CF3A3" w14:textId="76CC8D29" w:rsidR="00034711" w:rsidRPr="008A292A" w:rsidRDefault="00034711"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Henn, B.M., Cavalli-Sforza, L.L. &amp; Feldman, M.W. (2012). The great human expansion. </w:t>
      </w:r>
      <w:r w:rsidRPr="008A292A">
        <w:rPr>
          <w:rFonts w:ascii="Times New Roman" w:eastAsia="Times New Roman" w:hAnsi="Times New Roman" w:cs="Times New Roman"/>
          <w:i/>
          <w:iCs/>
        </w:rPr>
        <w:t>Proc. Natl. Acad. Sci. U. S. A.</w:t>
      </w:r>
      <w:r w:rsidRPr="008A292A">
        <w:rPr>
          <w:rFonts w:ascii="Times New Roman" w:eastAsia="Times New Roman" w:hAnsi="Times New Roman" w:cs="Times New Roman"/>
        </w:rPr>
        <w:t>, 109, 17758–17764.</w:t>
      </w:r>
    </w:p>
    <w:p w14:paraId="47DA48E2" w14:textId="6C51411E" w:rsidR="004A5E76" w:rsidRPr="008A292A" w:rsidRDefault="004A5E76"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Hewitt, G.M. (1996). Some genetic consequences of ice ages, and their role in divergence and speciation. </w:t>
      </w:r>
      <w:r w:rsidRPr="008A292A">
        <w:rPr>
          <w:rFonts w:ascii="Times New Roman" w:eastAsia="Times New Roman" w:hAnsi="Times New Roman" w:cs="Times New Roman"/>
          <w:i/>
          <w:iCs/>
        </w:rPr>
        <w:t xml:space="preserve">Biol. J. Linn. Soc. </w:t>
      </w:r>
      <w:proofErr w:type="spellStart"/>
      <w:r w:rsidRPr="008A292A">
        <w:rPr>
          <w:rFonts w:ascii="Times New Roman" w:eastAsia="Times New Roman" w:hAnsi="Times New Roman" w:cs="Times New Roman"/>
          <w:i/>
          <w:iCs/>
        </w:rPr>
        <w:t>Lond</w:t>
      </w:r>
      <w:proofErr w:type="spellEnd"/>
      <w:r w:rsidRPr="008A292A">
        <w:rPr>
          <w:rFonts w:ascii="Times New Roman" w:eastAsia="Times New Roman" w:hAnsi="Times New Roman" w:cs="Times New Roman"/>
          <w:i/>
          <w:iCs/>
        </w:rPr>
        <w:t>.</w:t>
      </w:r>
      <w:r w:rsidRPr="008A292A">
        <w:rPr>
          <w:rFonts w:ascii="Times New Roman" w:eastAsia="Times New Roman" w:hAnsi="Times New Roman" w:cs="Times New Roman"/>
        </w:rPr>
        <w:t>, 58, 247–276.</w:t>
      </w:r>
    </w:p>
    <w:p w14:paraId="7A3BFE2B" w14:textId="4BCD9CB2" w:rsidR="004A5E76" w:rsidRPr="008A292A" w:rsidRDefault="004A5E76"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Hewitt, G.M. (1999). Post-glacial re-colonization of European biota. </w:t>
      </w:r>
      <w:r w:rsidRPr="008A292A">
        <w:rPr>
          <w:rFonts w:ascii="Times New Roman" w:eastAsia="Times New Roman" w:hAnsi="Times New Roman" w:cs="Times New Roman"/>
          <w:i/>
          <w:iCs/>
        </w:rPr>
        <w:t xml:space="preserve">Biol. J. Linn. Soc. </w:t>
      </w:r>
      <w:proofErr w:type="spellStart"/>
      <w:r w:rsidRPr="008A292A">
        <w:rPr>
          <w:rFonts w:ascii="Times New Roman" w:eastAsia="Times New Roman" w:hAnsi="Times New Roman" w:cs="Times New Roman"/>
          <w:i/>
          <w:iCs/>
        </w:rPr>
        <w:t>Lond</w:t>
      </w:r>
      <w:proofErr w:type="spellEnd"/>
      <w:r w:rsidRPr="008A292A">
        <w:rPr>
          <w:rFonts w:ascii="Times New Roman" w:eastAsia="Times New Roman" w:hAnsi="Times New Roman" w:cs="Times New Roman"/>
          <w:i/>
          <w:iCs/>
        </w:rPr>
        <w:t>.</w:t>
      </w:r>
      <w:r w:rsidRPr="008A292A">
        <w:rPr>
          <w:rFonts w:ascii="Times New Roman" w:eastAsia="Times New Roman" w:hAnsi="Times New Roman" w:cs="Times New Roman"/>
        </w:rPr>
        <w:t>, 68, 87–112.</w:t>
      </w:r>
    </w:p>
    <w:p w14:paraId="6236C5F2" w14:textId="0D4B9948" w:rsidR="00081A26" w:rsidRPr="008A292A" w:rsidRDefault="00081A26" w:rsidP="004A5E76">
      <w:pPr>
        <w:pStyle w:val="ListParagraph"/>
        <w:numPr>
          <w:ilvl w:val="0"/>
          <w:numId w:val="2"/>
        </w:numPr>
        <w:rPr>
          <w:rFonts w:ascii="Times New Roman" w:eastAsia="Times New Roman" w:hAnsi="Times New Roman" w:cs="Times New Roman"/>
        </w:rPr>
      </w:pPr>
      <w:proofErr w:type="spellStart"/>
      <w:r w:rsidRPr="008A292A">
        <w:rPr>
          <w:rFonts w:ascii="Times New Roman" w:eastAsia="Times New Roman" w:hAnsi="Times New Roman" w:cs="Times New Roman"/>
        </w:rPr>
        <w:t>Hulme</w:t>
      </w:r>
      <w:proofErr w:type="spellEnd"/>
      <w:r w:rsidRPr="008A292A">
        <w:rPr>
          <w:rFonts w:ascii="Times New Roman" w:eastAsia="Times New Roman" w:hAnsi="Times New Roman" w:cs="Times New Roman"/>
        </w:rPr>
        <w:t xml:space="preserve">, P.E., </w:t>
      </w:r>
      <w:proofErr w:type="spellStart"/>
      <w:r w:rsidRPr="008A292A">
        <w:rPr>
          <w:rFonts w:ascii="Times New Roman" w:eastAsia="Times New Roman" w:hAnsi="Times New Roman" w:cs="Times New Roman"/>
        </w:rPr>
        <w:t>Bacher</w:t>
      </w:r>
      <w:proofErr w:type="spellEnd"/>
      <w:r w:rsidRPr="008A292A">
        <w:rPr>
          <w:rFonts w:ascii="Times New Roman" w:eastAsia="Times New Roman" w:hAnsi="Times New Roman" w:cs="Times New Roman"/>
        </w:rPr>
        <w:t xml:space="preserve">, S., </w:t>
      </w:r>
      <w:proofErr w:type="spellStart"/>
      <w:r w:rsidRPr="008A292A">
        <w:rPr>
          <w:rFonts w:ascii="Times New Roman" w:eastAsia="Times New Roman" w:hAnsi="Times New Roman" w:cs="Times New Roman"/>
        </w:rPr>
        <w:t>Kenis</w:t>
      </w:r>
      <w:proofErr w:type="spellEnd"/>
      <w:r w:rsidRPr="008A292A">
        <w:rPr>
          <w:rFonts w:ascii="Times New Roman" w:eastAsia="Times New Roman" w:hAnsi="Times New Roman" w:cs="Times New Roman"/>
        </w:rPr>
        <w:t xml:space="preserve">, M., Klotz, S., </w:t>
      </w:r>
      <w:proofErr w:type="spellStart"/>
      <w:r w:rsidRPr="008A292A">
        <w:rPr>
          <w:rFonts w:ascii="Times New Roman" w:eastAsia="Times New Roman" w:hAnsi="Times New Roman" w:cs="Times New Roman"/>
        </w:rPr>
        <w:t>Kühn</w:t>
      </w:r>
      <w:proofErr w:type="spellEnd"/>
      <w:r w:rsidRPr="008A292A">
        <w:rPr>
          <w:rFonts w:ascii="Times New Roman" w:eastAsia="Times New Roman" w:hAnsi="Times New Roman" w:cs="Times New Roman"/>
        </w:rPr>
        <w:t xml:space="preserve">, I., Minchin, D., </w:t>
      </w:r>
      <w:r w:rsidRPr="008A292A">
        <w:rPr>
          <w:rFonts w:ascii="Times New Roman" w:eastAsia="Times New Roman" w:hAnsi="Times New Roman" w:cs="Times New Roman"/>
          <w:i/>
          <w:iCs/>
        </w:rPr>
        <w:t>et al.</w:t>
      </w:r>
      <w:r w:rsidRPr="008A292A">
        <w:rPr>
          <w:rFonts w:ascii="Times New Roman" w:eastAsia="Times New Roman" w:hAnsi="Times New Roman" w:cs="Times New Roman"/>
        </w:rPr>
        <w:t xml:space="preserve"> (2009). Grasping at the routes of biological invasions: a framework for integrating pathways into policy. </w:t>
      </w:r>
      <w:r w:rsidRPr="008A292A">
        <w:rPr>
          <w:rFonts w:ascii="Times New Roman" w:eastAsia="Times New Roman" w:hAnsi="Times New Roman" w:cs="Times New Roman"/>
          <w:i/>
          <w:iCs/>
        </w:rPr>
        <w:t>J. Appl. Ecol.</w:t>
      </w:r>
      <w:r w:rsidRPr="008A292A">
        <w:rPr>
          <w:rFonts w:ascii="Times New Roman" w:eastAsia="Times New Roman" w:hAnsi="Times New Roman" w:cs="Times New Roman"/>
        </w:rPr>
        <w:t>, 403–414.</w:t>
      </w:r>
    </w:p>
    <w:p w14:paraId="0EE66569" w14:textId="2A4A9D50" w:rsidR="004A5E76" w:rsidRPr="008A292A" w:rsidRDefault="004A5E76"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lastRenderedPageBreak/>
        <w:t xml:space="preserve">Ibrahim, K.M., Nichols, R.A. &amp; Hewitt, G.M. (1996). Spatial patterns of genetic variation generated by different forms of dispersal during range expansion. </w:t>
      </w:r>
      <w:proofErr w:type="gramStart"/>
      <w:r w:rsidRPr="008A292A">
        <w:rPr>
          <w:rFonts w:ascii="Times New Roman" w:eastAsia="Times New Roman" w:hAnsi="Times New Roman" w:cs="Times New Roman"/>
          <w:i/>
          <w:iCs/>
        </w:rPr>
        <w:t xml:space="preserve">Heredity </w:t>
      </w:r>
      <w:r w:rsidRPr="008A292A">
        <w:rPr>
          <w:rFonts w:ascii="Times New Roman" w:eastAsia="Times New Roman" w:hAnsi="Times New Roman" w:cs="Times New Roman"/>
        </w:rPr>
        <w:t>,</w:t>
      </w:r>
      <w:proofErr w:type="gramEnd"/>
      <w:r w:rsidRPr="008A292A">
        <w:rPr>
          <w:rFonts w:ascii="Times New Roman" w:eastAsia="Times New Roman" w:hAnsi="Times New Roman" w:cs="Times New Roman"/>
        </w:rPr>
        <w:t xml:space="preserve"> 77, 282–291.</w:t>
      </w:r>
    </w:p>
    <w:p w14:paraId="78382386" w14:textId="4281910F" w:rsidR="00923990" w:rsidRPr="008A292A" w:rsidRDefault="00923990"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Jakobsson, M. &amp; Rosenberg, N.A. (2007). CLUMPP: a cluster matching and permutation program for dealing with label switching and multimodality in analysis of population structure. </w:t>
      </w:r>
      <w:r w:rsidRPr="008A292A">
        <w:rPr>
          <w:rFonts w:ascii="Times New Roman" w:eastAsia="Times New Roman" w:hAnsi="Times New Roman" w:cs="Times New Roman"/>
          <w:i/>
          <w:iCs/>
        </w:rPr>
        <w:t>Bioinformatics</w:t>
      </w:r>
      <w:r w:rsidRPr="008A292A">
        <w:rPr>
          <w:rFonts w:ascii="Times New Roman" w:eastAsia="Times New Roman" w:hAnsi="Times New Roman" w:cs="Times New Roman"/>
        </w:rPr>
        <w:t>, 23, 1801–1806.</w:t>
      </w:r>
    </w:p>
    <w:p w14:paraId="737401A8" w14:textId="097F2937" w:rsidR="00B83B68" w:rsidRPr="008A292A" w:rsidRDefault="00B83B68"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James, D.G. (1993). Migration biology of the monarch butterfly in Australia. in Malcolm, S.B. &amp; Zalucki, M.P. (eds). </w:t>
      </w:r>
      <w:r w:rsidRPr="008A292A">
        <w:rPr>
          <w:rFonts w:ascii="Times New Roman" w:eastAsia="Times New Roman" w:hAnsi="Times New Roman" w:cs="Times New Roman"/>
          <w:i/>
        </w:rPr>
        <w:t>Biology and Conservation of the Monarch Butterfly</w:t>
      </w:r>
      <w:r w:rsidRPr="008A292A">
        <w:rPr>
          <w:rFonts w:ascii="Times New Roman" w:eastAsia="Times New Roman" w:hAnsi="Times New Roman" w:cs="Times New Roman"/>
        </w:rPr>
        <w:t>, pp. 189-200, Los Angeles Museum of Natural History.</w:t>
      </w:r>
    </w:p>
    <w:p w14:paraId="5667D258" w14:textId="2E0F3A65" w:rsidR="00923990" w:rsidRPr="008A292A" w:rsidRDefault="00923990" w:rsidP="004A5E76">
      <w:pPr>
        <w:pStyle w:val="ListParagraph"/>
        <w:numPr>
          <w:ilvl w:val="0"/>
          <w:numId w:val="2"/>
        </w:numPr>
        <w:rPr>
          <w:rFonts w:ascii="Times New Roman" w:eastAsia="Times New Roman" w:hAnsi="Times New Roman" w:cs="Times New Roman"/>
        </w:rPr>
      </w:pPr>
      <w:proofErr w:type="spellStart"/>
      <w:r w:rsidRPr="008A292A">
        <w:rPr>
          <w:rFonts w:ascii="Times New Roman" w:eastAsia="Times New Roman" w:hAnsi="Times New Roman" w:cs="Times New Roman"/>
        </w:rPr>
        <w:t>Korneliussen</w:t>
      </w:r>
      <w:proofErr w:type="spellEnd"/>
      <w:r w:rsidRPr="008A292A">
        <w:rPr>
          <w:rFonts w:ascii="Times New Roman" w:eastAsia="Times New Roman" w:hAnsi="Times New Roman" w:cs="Times New Roman"/>
        </w:rPr>
        <w:t xml:space="preserve">, T.S., </w:t>
      </w:r>
      <w:proofErr w:type="spellStart"/>
      <w:r w:rsidRPr="008A292A">
        <w:rPr>
          <w:rFonts w:ascii="Times New Roman" w:eastAsia="Times New Roman" w:hAnsi="Times New Roman" w:cs="Times New Roman"/>
        </w:rPr>
        <w:t>Albrechtsen</w:t>
      </w:r>
      <w:proofErr w:type="spellEnd"/>
      <w:r w:rsidRPr="008A292A">
        <w:rPr>
          <w:rFonts w:ascii="Times New Roman" w:eastAsia="Times New Roman" w:hAnsi="Times New Roman" w:cs="Times New Roman"/>
        </w:rPr>
        <w:t xml:space="preserve">, A. &amp; Nielsen, R. (2014). ANGSD: Analysis of Next Generation Sequencing Data. </w:t>
      </w:r>
      <w:r w:rsidRPr="008A292A">
        <w:rPr>
          <w:rFonts w:ascii="Times New Roman" w:eastAsia="Times New Roman" w:hAnsi="Times New Roman" w:cs="Times New Roman"/>
          <w:i/>
          <w:iCs/>
        </w:rPr>
        <w:t>BMC Bioinformatics</w:t>
      </w:r>
      <w:r w:rsidRPr="008A292A">
        <w:rPr>
          <w:rFonts w:ascii="Times New Roman" w:eastAsia="Times New Roman" w:hAnsi="Times New Roman" w:cs="Times New Roman"/>
        </w:rPr>
        <w:t>, 15, 356.</w:t>
      </w:r>
    </w:p>
    <w:p w14:paraId="79F1069A" w14:textId="54E1FBC5" w:rsidR="00034711" w:rsidRPr="008A292A" w:rsidRDefault="00034711"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Kraus, R.H.S., van </w:t>
      </w:r>
      <w:proofErr w:type="spellStart"/>
      <w:r w:rsidRPr="008A292A">
        <w:rPr>
          <w:rFonts w:ascii="Times New Roman" w:eastAsia="Times New Roman" w:hAnsi="Times New Roman" w:cs="Times New Roman"/>
        </w:rPr>
        <w:t>Hooft</w:t>
      </w:r>
      <w:proofErr w:type="spellEnd"/>
      <w:r w:rsidRPr="008A292A">
        <w:rPr>
          <w:rFonts w:ascii="Times New Roman" w:eastAsia="Times New Roman" w:hAnsi="Times New Roman" w:cs="Times New Roman"/>
        </w:rPr>
        <w:t xml:space="preserve">, P., </w:t>
      </w:r>
      <w:proofErr w:type="spellStart"/>
      <w:r w:rsidRPr="008A292A">
        <w:rPr>
          <w:rFonts w:ascii="Times New Roman" w:eastAsia="Times New Roman" w:hAnsi="Times New Roman" w:cs="Times New Roman"/>
        </w:rPr>
        <w:t>Megens</w:t>
      </w:r>
      <w:proofErr w:type="spellEnd"/>
      <w:r w:rsidRPr="008A292A">
        <w:rPr>
          <w:rFonts w:ascii="Times New Roman" w:eastAsia="Times New Roman" w:hAnsi="Times New Roman" w:cs="Times New Roman"/>
        </w:rPr>
        <w:t xml:space="preserve">, H.-J., </w:t>
      </w:r>
      <w:proofErr w:type="spellStart"/>
      <w:r w:rsidRPr="008A292A">
        <w:rPr>
          <w:rFonts w:ascii="Times New Roman" w:eastAsia="Times New Roman" w:hAnsi="Times New Roman" w:cs="Times New Roman"/>
        </w:rPr>
        <w:t>Tsvey</w:t>
      </w:r>
      <w:proofErr w:type="spellEnd"/>
      <w:r w:rsidRPr="008A292A">
        <w:rPr>
          <w:rFonts w:ascii="Times New Roman" w:eastAsia="Times New Roman" w:hAnsi="Times New Roman" w:cs="Times New Roman"/>
        </w:rPr>
        <w:t xml:space="preserve">, A., </w:t>
      </w:r>
      <w:proofErr w:type="spellStart"/>
      <w:r w:rsidRPr="008A292A">
        <w:rPr>
          <w:rFonts w:ascii="Times New Roman" w:eastAsia="Times New Roman" w:hAnsi="Times New Roman" w:cs="Times New Roman"/>
        </w:rPr>
        <w:t>Fokin</w:t>
      </w:r>
      <w:proofErr w:type="spellEnd"/>
      <w:r w:rsidRPr="008A292A">
        <w:rPr>
          <w:rFonts w:ascii="Times New Roman" w:eastAsia="Times New Roman" w:hAnsi="Times New Roman" w:cs="Times New Roman"/>
        </w:rPr>
        <w:t xml:space="preserve">, S.Y., </w:t>
      </w:r>
      <w:proofErr w:type="spellStart"/>
      <w:r w:rsidRPr="008A292A">
        <w:rPr>
          <w:rFonts w:ascii="Times New Roman" w:eastAsia="Times New Roman" w:hAnsi="Times New Roman" w:cs="Times New Roman"/>
        </w:rPr>
        <w:t>Ydenberg</w:t>
      </w:r>
      <w:proofErr w:type="spellEnd"/>
      <w:r w:rsidRPr="008A292A">
        <w:rPr>
          <w:rFonts w:ascii="Times New Roman" w:eastAsia="Times New Roman" w:hAnsi="Times New Roman" w:cs="Times New Roman"/>
        </w:rPr>
        <w:t xml:space="preserve">, R.C., </w:t>
      </w:r>
      <w:r w:rsidRPr="008A292A">
        <w:rPr>
          <w:rFonts w:ascii="Times New Roman" w:eastAsia="Times New Roman" w:hAnsi="Times New Roman" w:cs="Times New Roman"/>
          <w:i/>
          <w:iCs/>
        </w:rPr>
        <w:t>et al.</w:t>
      </w:r>
      <w:r w:rsidRPr="008A292A">
        <w:rPr>
          <w:rFonts w:ascii="Times New Roman" w:eastAsia="Times New Roman" w:hAnsi="Times New Roman" w:cs="Times New Roman"/>
        </w:rPr>
        <w:t xml:space="preserve"> (2013). Global lack of flyway structure in a cosmopolitan bird revealed by a genome wide survey of single nucleotide polymorphisms. </w:t>
      </w:r>
      <w:r w:rsidRPr="008A292A">
        <w:rPr>
          <w:rFonts w:ascii="Times New Roman" w:eastAsia="Times New Roman" w:hAnsi="Times New Roman" w:cs="Times New Roman"/>
          <w:i/>
          <w:iCs/>
        </w:rPr>
        <w:t>Mol. Ecol.</w:t>
      </w:r>
      <w:r w:rsidRPr="008A292A">
        <w:rPr>
          <w:rFonts w:ascii="Times New Roman" w:eastAsia="Times New Roman" w:hAnsi="Times New Roman" w:cs="Times New Roman"/>
        </w:rPr>
        <w:t>, 22, 41–55.</w:t>
      </w:r>
    </w:p>
    <w:p w14:paraId="2285E18B" w14:textId="6DBB6A07" w:rsidR="0059671D" w:rsidRPr="008A292A" w:rsidRDefault="0059671D" w:rsidP="004A5E76">
      <w:pPr>
        <w:pStyle w:val="ListParagraph"/>
        <w:numPr>
          <w:ilvl w:val="0"/>
          <w:numId w:val="2"/>
        </w:numPr>
        <w:rPr>
          <w:rFonts w:ascii="Times New Roman" w:eastAsia="Times New Roman" w:hAnsi="Times New Roman" w:cs="Times New Roman"/>
        </w:rPr>
      </w:pPr>
      <w:proofErr w:type="spellStart"/>
      <w:r w:rsidRPr="008A292A">
        <w:rPr>
          <w:rFonts w:ascii="Times New Roman" w:eastAsia="Times New Roman" w:hAnsi="Times New Roman" w:cs="Times New Roman"/>
        </w:rPr>
        <w:t>Kuchta</w:t>
      </w:r>
      <w:proofErr w:type="spellEnd"/>
      <w:r w:rsidRPr="008A292A">
        <w:rPr>
          <w:rFonts w:ascii="Times New Roman" w:eastAsia="Times New Roman" w:hAnsi="Times New Roman" w:cs="Times New Roman"/>
        </w:rPr>
        <w:t xml:space="preserve">, S.R. &amp; Tan, A.-M. (2005). Isolation by distance and post-glacial range expansion in the rough-skinned newt, </w:t>
      </w:r>
      <w:proofErr w:type="spellStart"/>
      <w:r w:rsidRPr="008A292A">
        <w:rPr>
          <w:rFonts w:ascii="Times New Roman" w:eastAsia="Times New Roman" w:hAnsi="Times New Roman" w:cs="Times New Roman"/>
          <w:i/>
        </w:rPr>
        <w:t>Taricha</w:t>
      </w:r>
      <w:proofErr w:type="spellEnd"/>
      <w:r w:rsidRPr="008A292A">
        <w:rPr>
          <w:rFonts w:ascii="Times New Roman" w:eastAsia="Times New Roman" w:hAnsi="Times New Roman" w:cs="Times New Roman"/>
          <w:i/>
        </w:rPr>
        <w:t xml:space="preserve"> granulosa</w:t>
      </w:r>
      <w:r w:rsidRPr="008A292A">
        <w:rPr>
          <w:rFonts w:ascii="Times New Roman" w:eastAsia="Times New Roman" w:hAnsi="Times New Roman" w:cs="Times New Roman"/>
        </w:rPr>
        <w:t xml:space="preserve">. </w:t>
      </w:r>
      <w:r w:rsidRPr="008A292A">
        <w:rPr>
          <w:rFonts w:ascii="Times New Roman" w:eastAsia="Times New Roman" w:hAnsi="Times New Roman" w:cs="Times New Roman"/>
          <w:i/>
          <w:iCs/>
        </w:rPr>
        <w:t>Mol. Ecol.</w:t>
      </w:r>
      <w:r w:rsidRPr="008A292A">
        <w:rPr>
          <w:rFonts w:ascii="Times New Roman" w:eastAsia="Times New Roman" w:hAnsi="Times New Roman" w:cs="Times New Roman"/>
        </w:rPr>
        <w:t>, 14, 225–244.</w:t>
      </w:r>
    </w:p>
    <w:p w14:paraId="0FAFEDA1" w14:textId="77777777" w:rsidR="00923990" w:rsidRPr="008A292A" w:rsidRDefault="00923990" w:rsidP="00923990">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Li, H. &amp; Durbin, R. (2009). Fast and accurate short read alignment with Burrows-Wheeler transform. </w:t>
      </w:r>
      <w:r w:rsidRPr="008A292A">
        <w:rPr>
          <w:rFonts w:ascii="Times New Roman" w:eastAsia="Times New Roman" w:hAnsi="Times New Roman" w:cs="Times New Roman"/>
          <w:i/>
          <w:iCs/>
        </w:rPr>
        <w:t>Bioinformatics</w:t>
      </w:r>
      <w:r w:rsidRPr="008A292A">
        <w:rPr>
          <w:rFonts w:ascii="Times New Roman" w:eastAsia="Times New Roman" w:hAnsi="Times New Roman" w:cs="Times New Roman"/>
        </w:rPr>
        <w:t>, 25, 1754–1760.</w:t>
      </w:r>
    </w:p>
    <w:p w14:paraId="2AC66A07" w14:textId="0FE4C50A" w:rsidR="00923990" w:rsidRPr="008A292A" w:rsidRDefault="00923990"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Li, H., </w:t>
      </w:r>
      <w:proofErr w:type="spellStart"/>
      <w:r w:rsidRPr="008A292A">
        <w:rPr>
          <w:rFonts w:ascii="Times New Roman" w:eastAsia="Times New Roman" w:hAnsi="Times New Roman" w:cs="Times New Roman"/>
        </w:rPr>
        <w:t>Handsaker</w:t>
      </w:r>
      <w:proofErr w:type="spellEnd"/>
      <w:r w:rsidRPr="008A292A">
        <w:rPr>
          <w:rFonts w:ascii="Times New Roman" w:eastAsia="Times New Roman" w:hAnsi="Times New Roman" w:cs="Times New Roman"/>
        </w:rPr>
        <w:t xml:space="preserve">, B., </w:t>
      </w:r>
      <w:proofErr w:type="spellStart"/>
      <w:r w:rsidRPr="008A292A">
        <w:rPr>
          <w:rFonts w:ascii="Times New Roman" w:eastAsia="Times New Roman" w:hAnsi="Times New Roman" w:cs="Times New Roman"/>
        </w:rPr>
        <w:t>Wysoker</w:t>
      </w:r>
      <w:proofErr w:type="spellEnd"/>
      <w:r w:rsidRPr="008A292A">
        <w:rPr>
          <w:rFonts w:ascii="Times New Roman" w:eastAsia="Times New Roman" w:hAnsi="Times New Roman" w:cs="Times New Roman"/>
        </w:rPr>
        <w:t xml:space="preserve">, A., Fennell, T., </w:t>
      </w:r>
      <w:proofErr w:type="spellStart"/>
      <w:r w:rsidRPr="008A292A">
        <w:rPr>
          <w:rFonts w:ascii="Times New Roman" w:eastAsia="Times New Roman" w:hAnsi="Times New Roman" w:cs="Times New Roman"/>
        </w:rPr>
        <w:t>Ruan</w:t>
      </w:r>
      <w:proofErr w:type="spellEnd"/>
      <w:r w:rsidRPr="008A292A">
        <w:rPr>
          <w:rFonts w:ascii="Times New Roman" w:eastAsia="Times New Roman" w:hAnsi="Times New Roman" w:cs="Times New Roman"/>
        </w:rPr>
        <w:t xml:space="preserve">, J., Homer, N., </w:t>
      </w:r>
      <w:r w:rsidRPr="008A292A">
        <w:rPr>
          <w:rFonts w:ascii="Times New Roman" w:eastAsia="Times New Roman" w:hAnsi="Times New Roman" w:cs="Times New Roman"/>
          <w:i/>
          <w:iCs/>
        </w:rPr>
        <w:t>et al.</w:t>
      </w:r>
      <w:r w:rsidRPr="008A292A">
        <w:rPr>
          <w:rFonts w:ascii="Times New Roman" w:eastAsia="Times New Roman" w:hAnsi="Times New Roman" w:cs="Times New Roman"/>
        </w:rPr>
        <w:t xml:space="preserve"> (2009). The Sequence Alignment/Map format and </w:t>
      </w:r>
      <w:proofErr w:type="spellStart"/>
      <w:r w:rsidRPr="008A292A">
        <w:rPr>
          <w:rFonts w:ascii="Times New Roman" w:eastAsia="Times New Roman" w:hAnsi="Times New Roman" w:cs="Times New Roman"/>
        </w:rPr>
        <w:t>SAMtools</w:t>
      </w:r>
      <w:proofErr w:type="spellEnd"/>
      <w:r w:rsidRPr="008A292A">
        <w:rPr>
          <w:rFonts w:ascii="Times New Roman" w:eastAsia="Times New Roman" w:hAnsi="Times New Roman" w:cs="Times New Roman"/>
        </w:rPr>
        <w:t xml:space="preserve">. </w:t>
      </w:r>
      <w:r w:rsidRPr="008A292A">
        <w:rPr>
          <w:rFonts w:ascii="Times New Roman" w:eastAsia="Times New Roman" w:hAnsi="Times New Roman" w:cs="Times New Roman"/>
          <w:i/>
          <w:iCs/>
        </w:rPr>
        <w:t>Bioinformatics</w:t>
      </w:r>
      <w:r w:rsidRPr="008A292A">
        <w:rPr>
          <w:rFonts w:ascii="Times New Roman" w:eastAsia="Times New Roman" w:hAnsi="Times New Roman" w:cs="Times New Roman"/>
        </w:rPr>
        <w:t>, 25, 2078–2079.</w:t>
      </w:r>
    </w:p>
    <w:p w14:paraId="76CB8BE0" w14:textId="7A66CF87" w:rsidR="00A53C00" w:rsidRPr="008A292A" w:rsidRDefault="00A53C00"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Lyons, J.I., Pierce, A.A., Barribeau, S.M., Sternberg, E.D., Mongue, A.J. &amp; De Roode, J.C. (2012). Lack of genetic differentiation between monarch butterflies with divergent migration destinations. </w:t>
      </w:r>
      <w:r w:rsidRPr="008A292A">
        <w:rPr>
          <w:rFonts w:ascii="Times New Roman" w:eastAsia="Times New Roman" w:hAnsi="Times New Roman" w:cs="Times New Roman"/>
          <w:i/>
          <w:iCs/>
        </w:rPr>
        <w:t>Mol. Ecol.</w:t>
      </w:r>
      <w:r w:rsidRPr="008A292A">
        <w:rPr>
          <w:rFonts w:ascii="Times New Roman" w:eastAsia="Times New Roman" w:hAnsi="Times New Roman" w:cs="Times New Roman"/>
        </w:rPr>
        <w:t>, 21, 3433–3444.</w:t>
      </w:r>
    </w:p>
    <w:p w14:paraId="09E686EE" w14:textId="2A4E386D" w:rsidR="00B83B68" w:rsidRPr="008A292A" w:rsidRDefault="00B83B68"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Nail, K.R., </w:t>
      </w:r>
      <w:proofErr w:type="spellStart"/>
      <w:r w:rsidRPr="008A292A">
        <w:rPr>
          <w:rFonts w:ascii="Times New Roman" w:eastAsia="Times New Roman" w:hAnsi="Times New Roman" w:cs="Times New Roman"/>
        </w:rPr>
        <w:t>Drizd</w:t>
      </w:r>
      <w:proofErr w:type="spellEnd"/>
      <w:r w:rsidRPr="008A292A">
        <w:rPr>
          <w:rFonts w:ascii="Times New Roman" w:eastAsia="Times New Roman" w:hAnsi="Times New Roman" w:cs="Times New Roman"/>
        </w:rPr>
        <w:t xml:space="preserve">, L. &amp; Voorhies, K.J. (2019). Butterflies Across the Globe: A Synthesis of the Current Status and Characteristics of Monarch (Danaus plexippus) Populations Worldwide. </w:t>
      </w:r>
      <w:r w:rsidRPr="008A292A">
        <w:rPr>
          <w:rFonts w:ascii="Times New Roman" w:eastAsia="Times New Roman" w:hAnsi="Times New Roman" w:cs="Times New Roman"/>
          <w:i/>
          <w:iCs/>
        </w:rPr>
        <w:t>Frontiers in Ecology and Evolution</w:t>
      </w:r>
      <w:r w:rsidRPr="008A292A">
        <w:rPr>
          <w:rFonts w:ascii="Times New Roman" w:eastAsia="Times New Roman" w:hAnsi="Times New Roman" w:cs="Times New Roman"/>
        </w:rPr>
        <w:t>, 7, 362.</w:t>
      </w:r>
    </w:p>
    <w:p w14:paraId="2681E9BE" w14:textId="55CF571E" w:rsidR="007D59EC" w:rsidRPr="008A292A" w:rsidRDefault="007D59EC" w:rsidP="004A5E76">
      <w:pPr>
        <w:pStyle w:val="ListParagraph"/>
        <w:numPr>
          <w:ilvl w:val="0"/>
          <w:numId w:val="2"/>
        </w:numPr>
        <w:rPr>
          <w:rFonts w:ascii="Times New Roman" w:eastAsia="Times New Roman" w:hAnsi="Times New Roman" w:cs="Times New Roman"/>
        </w:rPr>
      </w:pPr>
      <w:proofErr w:type="spellStart"/>
      <w:r w:rsidRPr="008A292A">
        <w:rPr>
          <w:rFonts w:ascii="Times New Roman" w:eastAsia="Times New Roman" w:hAnsi="Times New Roman" w:cs="Times New Roman"/>
        </w:rPr>
        <w:t>Oberhauser</w:t>
      </w:r>
      <w:proofErr w:type="spellEnd"/>
      <w:r w:rsidRPr="008A292A">
        <w:rPr>
          <w:rFonts w:ascii="Times New Roman" w:eastAsia="Times New Roman" w:hAnsi="Times New Roman" w:cs="Times New Roman"/>
        </w:rPr>
        <w:t xml:space="preserve">, K.S. (1997). Fecundity, lifespan and egg mass in butterflies: effects of male‐derived nutrients and female size. </w:t>
      </w:r>
      <w:r w:rsidRPr="008A292A">
        <w:rPr>
          <w:rFonts w:ascii="Times New Roman" w:eastAsia="Times New Roman" w:hAnsi="Times New Roman" w:cs="Times New Roman"/>
          <w:i/>
          <w:iCs/>
        </w:rPr>
        <w:t>Funct. Ecol.</w:t>
      </w:r>
      <w:r w:rsidRPr="008A292A">
        <w:rPr>
          <w:rFonts w:ascii="Times New Roman" w:eastAsia="Times New Roman" w:hAnsi="Times New Roman" w:cs="Times New Roman"/>
        </w:rPr>
        <w:t>, 11, 166–175.</w:t>
      </w:r>
    </w:p>
    <w:p w14:paraId="4D965BB4" w14:textId="150EA27A" w:rsidR="00923990" w:rsidRPr="008A292A" w:rsidRDefault="00923990"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Paradis, E. &amp; </w:t>
      </w:r>
      <w:proofErr w:type="spellStart"/>
      <w:r w:rsidRPr="008A292A">
        <w:rPr>
          <w:rFonts w:ascii="Times New Roman" w:eastAsia="Times New Roman" w:hAnsi="Times New Roman" w:cs="Times New Roman"/>
        </w:rPr>
        <w:t>Schliep</w:t>
      </w:r>
      <w:proofErr w:type="spellEnd"/>
      <w:r w:rsidRPr="008A292A">
        <w:rPr>
          <w:rFonts w:ascii="Times New Roman" w:eastAsia="Times New Roman" w:hAnsi="Times New Roman" w:cs="Times New Roman"/>
        </w:rPr>
        <w:t xml:space="preserve">, K. (2019). ape 5.0: an environment for modern phylogenetics and evolutionary analyses in R. </w:t>
      </w:r>
      <w:r w:rsidRPr="008A292A">
        <w:rPr>
          <w:rFonts w:ascii="Times New Roman" w:eastAsia="Times New Roman" w:hAnsi="Times New Roman" w:cs="Times New Roman"/>
          <w:i/>
          <w:iCs/>
        </w:rPr>
        <w:t>Bioinformatics</w:t>
      </w:r>
      <w:r w:rsidRPr="008A292A">
        <w:rPr>
          <w:rFonts w:ascii="Times New Roman" w:eastAsia="Times New Roman" w:hAnsi="Times New Roman" w:cs="Times New Roman"/>
        </w:rPr>
        <w:t>, 35, 526–528.</w:t>
      </w:r>
    </w:p>
    <w:p w14:paraId="3A2D331F" w14:textId="77777777" w:rsidR="004A5E76" w:rsidRPr="008A292A" w:rsidRDefault="004A5E76"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Parmesan, C. &amp; </w:t>
      </w:r>
      <w:proofErr w:type="spellStart"/>
      <w:r w:rsidRPr="008A292A">
        <w:rPr>
          <w:rFonts w:ascii="Times New Roman" w:eastAsia="Times New Roman" w:hAnsi="Times New Roman" w:cs="Times New Roman"/>
        </w:rPr>
        <w:t>Yohe</w:t>
      </w:r>
      <w:proofErr w:type="spellEnd"/>
      <w:r w:rsidRPr="008A292A">
        <w:rPr>
          <w:rFonts w:ascii="Times New Roman" w:eastAsia="Times New Roman" w:hAnsi="Times New Roman" w:cs="Times New Roman"/>
        </w:rPr>
        <w:t xml:space="preserve">, G. (2003). A globally coherent fingerprint of climate change impacts across natural systems. </w:t>
      </w:r>
      <w:r w:rsidRPr="008A292A">
        <w:rPr>
          <w:rFonts w:ascii="Times New Roman" w:eastAsia="Times New Roman" w:hAnsi="Times New Roman" w:cs="Times New Roman"/>
          <w:i/>
          <w:iCs/>
        </w:rPr>
        <w:t>Nature</w:t>
      </w:r>
      <w:r w:rsidRPr="008A292A">
        <w:rPr>
          <w:rFonts w:ascii="Times New Roman" w:eastAsia="Times New Roman" w:hAnsi="Times New Roman" w:cs="Times New Roman"/>
        </w:rPr>
        <w:t>, 421, 37–42.</w:t>
      </w:r>
    </w:p>
    <w:p w14:paraId="2241921D" w14:textId="2CE7B3C7" w:rsidR="00034711" w:rsidRPr="008A292A" w:rsidRDefault="00034711"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Peel, A.J., </w:t>
      </w:r>
      <w:proofErr w:type="spellStart"/>
      <w:r w:rsidRPr="008A292A">
        <w:rPr>
          <w:rFonts w:ascii="Times New Roman" w:eastAsia="Times New Roman" w:hAnsi="Times New Roman" w:cs="Times New Roman"/>
        </w:rPr>
        <w:t>Sargan</w:t>
      </w:r>
      <w:proofErr w:type="spellEnd"/>
      <w:r w:rsidRPr="008A292A">
        <w:rPr>
          <w:rFonts w:ascii="Times New Roman" w:eastAsia="Times New Roman" w:hAnsi="Times New Roman" w:cs="Times New Roman"/>
        </w:rPr>
        <w:t xml:space="preserve">, D.R., Baker, K.S., Hayman, D.T.S., Barr, J.A., </w:t>
      </w:r>
      <w:proofErr w:type="spellStart"/>
      <w:r w:rsidRPr="008A292A">
        <w:rPr>
          <w:rFonts w:ascii="Times New Roman" w:eastAsia="Times New Roman" w:hAnsi="Times New Roman" w:cs="Times New Roman"/>
        </w:rPr>
        <w:t>Crameri</w:t>
      </w:r>
      <w:proofErr w:type="spellEnd"/>
      <w:r w:rsidRPr="008A292A">
        <w:rPr>
          <w:rFonts w:ascii="Times New Roman" w:eastAsia="Times New Roman" w:hAnsi="Times New Roman" w:cs="Times New Roman"/>
        </w:rPr>
        <w:t xml:space="preserve">, G., </w:t>
      </w:r>
      <w:r w:rsidRPr="008A292A">
        <w:rPr>
          <w:rFonts w:ascii="Times New Roman" w:eastAsia="Times New Roman" w:hAnsi="Times New Roman" w:cs="Times New Roman"/>
          <w:i/>
          <w:iCs/>
        </w:rPr>
        <w:t>et al.</w:t>
      </w:r>
      <w:r w:rsidRPr="008A292A">
        <w:rPr>
          <w:rFonts w:ascii="Times New Roman" w:eastAsia="Times New Roman" w:hAnsi="Times New Roman" w:cs="Times New Roman"/>
        </w:rPr>
        <w:t xml:space="preserve"> (2013). Continent-wide panmixia of an African fruit bat facilitates transmission of potentially zoonotic viruses. </w:t>
      </w:r>
      <w:r w:rsidRPr="008A292A">
        <w:rPr>
          <w:rFonts w:ascii="Times New Roman" w:eastAsia="Times New Roman" w:hAnsi="Times New Roman" w:cs="Times New Roman"/>
          <w:i/>
          <w:iCs/>
        </w:rPr>
        <w:t xml:space="preserve">Nat. </w:t>
      </w:r>
      <w:proofErr w:type="spellStart"/>
      <w:r w:rsidRPr="008A292A">
        <w:rPr>
          <w:rFonts w:ascii="Times New Roman" w:eastAsia="Times New Roman" w:hAnsi="Times New Roman" w:cs="Times New Roman"/>
          <w:i/>
          <w:iCs/>
        </w:rPr>
        <w:t>Commun</w:t>
      </w:r>
      <w:proofErr w:type="spellEnd"/>
      <w:r w:rsidRPr="008A292A">
        <w:rPr>
          <w:rFonts w:ascii="Times New Roman" w:eastAsia="Times New Roman" w:hAnsi="Times New Roman" w:cs="Times New Roman"/>
          <w:i/>
          <w:iCs/>
        </w:rPr>
        <w:t>.</w:t>
      </w:r>
      <w:r w:rsidRPr="008A292A">
        <w:rPr>
          <w:rFonts w:ascii="Times New Roman" w:eastAsia="Times New Roman" w:hAnsi="Times New Roman" w:cs="Times New Roman"/>
        </w:rPr>
        <w:t>, 4, 2770.</w:t>
      </w:r>
    </w:p>
    <w:p w14:paraId="5D54DADB" w14:textId="72EEAC8B" w:rsidR="00A53C00" w:rsidRPr="008A292A" w:rsidRDefault="00A53C00"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Peter, B.M. &amp; </w:t>
      </w:r>
      <w:proofErr w:type="spellStart"/>
      <w:r w:rsidRPr="008A292A">
        <w:rPr>
          <w:rFonts w:ascii="Times New Roman" w:eastAsia="Times New Roman" w:hAnsi="Times New Roman" w:cs="Times New Roman"/>
        </w:rPr>
        <w:t>Slatkin</w:t>
      </w:r>
      <w:proofErr w:type="spellEnd"/>
      <w:r w:rsidRPr="008A292A">
        <w:rPr>
          <w:rFonts w:ascii="Times New Roman" w:eastAsia="Times New Roman" w:hAnsi="Times New Roman" w:cs="Times New Roman"/>
        </w:rPr>
        <w:t xml:space="preserve">, M. (2013). Detecting range expansions from genetic data. </w:t>
      </w:r>
      <w:r w:rsidRPr="008A292A">
        <w:rPr>
          <w:rFonts w:ascii="Times New Roman" w:eastAsia="Times New Roman" w:hAnsi="Times New Roman" w:cs="Times New Roman"/>
          <w:i/>
          <w:iCs/>
        </w:rPr>
        <w:t>Evolution</w:t>
      </w:r>
      <w:r w:rsidRPr="008A292A">
        <w:rPr>
          <w:rFonts w:ascii="Times New Roman" w:eastAsia="Times New Roman" w:hAnsi="Times New Roman" w:cs="Times New Roman"/>
        </w:rPr>
        <w:t>, 67, 3274–3289.</w:t>
      </w:r>
    </w:p>
    <w:p w14:paraId="3CEDB987" w14:textId="77777777" w:rsidR="004A5E76" w:rsidRPr="008A292A" w:rsidRDefault="004A5E76"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Peter, B.M. &amp; </w:t>
      </w:r>
      <w:proofErr w:type="spellStart"/>
      <w:r w:rsidRPr="008A292A">
        <w:rPr>
          <w:rFonts w:ascii="Times New Roman" w:eastAsia="Times New Roman" w:hAnsi="Times New Roman" w:cs="Times New Roman"/>
        </w:rPr>
        <w:t>Slatkin</w:t>
      </w:r>
      <w:proofErr w:type="spellEnd"/>
      <w:r w:rsidRPr="008A292A">
        <w:rPr>
          <w:rFonts w:ascii="Times New Roman" w:eastAsia="Times New Roman" w:hAnsi="Times New Roman" w:cs="Times New Roman"/>
        </w:rPr>
        <w:t xml:space="preserve">, M. (2015). The effective founder effect in a spatially expanding population. </w:t>
      </w:r>
      <w:r w:rsidRPr="008A292A">
        <w:rPr>
          <w:rFonts w:ascii="Times New Roman" w:eastAsia="Times New Roman" w:hAnsi="Times New Roman" w:cs="Times New Roman"/>
          <w:i/>
          <w:iCs/>
        </w:rPr>
        <w:t>Evolution</w:t>
      </w:r>
      <w:r w:rsidRPr="008A292A">
        <w:rPr>
          <w:rFonts w:ascii="Times New Roman" w:eastAsia="Times New Roman" w:hAnsi="Times New Roman" w:cs="Times New Roman"/>
        </w:rPr>
        <w:t>, 69, 721–734.</w:t>
      </w:r>
    </w:p>
    <w:p w14:paraId="0EE5342D" w14:textId="3915EF88" w:rsidR="0059671D" w:rsidRPr="008A292A" w:rsidRDefault="0059671D" w:rsidP="004A5E76">
      <w:pPr>
        <w:pStyle w:val="ListParagraph"/>
        <w:numPr>
          <w:ilvl w:val="0"/>
          <w:numId w:val="2"/>
        </w:numPr>
        <w:rPr>
          <w:rFonts w:ascii="Times New Roman" w:eastAsia="Times New Roman" w:hAnsi="Times New Roman" w:cs="Times New Roman"/>
        </w:rPr>
      </w:pPr>
      <w:proofErr w:type="spellStart"/>
      <w:r w:rsidRPr="008A292A">
        <w:rPr>
          <w:rFonts w:ascii="Times New Roman" w:eastAsia="Times New Roman" w:hAnsi="Times New Roman" w:cs="Times New Roman"/>
        </w:rPr>
        <w:t>Pfeiler</w:t>
      </w:r>
      <w:proofErr w:type="spellEnd"/>
      <w:r w:rsidRPr="008A292A">
        <w:rPr>
          <w:rFonts w:ascii="Times New Roman" w:eastAsia="Times New Roman" w:hAnsi="Times New Roman" w:cs="Times New Roman"/>
        </w:rPr>
        <w:t>, E., Nazario-</w:t>
      </w:r>
      <w:proofErr w:type="spellStart"/>
      <w:r w:rsidRPr="008A292A">
        <w:rPr>
          <w:rFonts w:ascii="Times New Roman" w:eastAsia="Times New Roman" w:hAnsi="Times New Roman" w:cs="Times New Roman"/>
        </w:rPr>
        <w:t>Yepiz</w:t>
      </w:r>
      <w:proofErr w:type="spellEnd"/>
      <w:r w:rsidRPr="008A292A">
        <w:rPr>
          <w:rFonts w:ascii="Times New Roman" w:eastAsia="Times New Roman" w:hAnsi="Times New Roman" w:cs="Times New Roman"/>
        </w:rPr>
        <w:t>, N.O., Pérez-</w:t>
      </w:r>
      <w:proofErr w:type="spellStart"/>
      <w:r w:rsidRPr="008A292A">
        <w:rPr>
          <w:rFonts w:ascii="Times New Roman" w:eastAsia="Times New Roman" w:hAnsi="Times New Roman" w:cs="Times New Roman"/>
        </w:rPr>
        <w:t>Gálvez</w:t>
      </w:r>
      <w:proofErr w:type="spellEnd"/>
      <w:r w:rsidRPr="008A292A">
        <w:rPr>
          <w:rFonts w:ascii="Times New Roman" w:eastAsia="Times New Roman" w:hAnsi="Times New Roman" w:cs="Times New Roman"/>
        </w:rPr>
        <w:t xml:space="preserve">, F., Chávez-Mora, C.A., </w:t>
      </w:r>
      <w:proofErr w:type="spellStart"/>
      <w:r w:rsidRPr="008A292A">
        <w:rPr>
          <w:rFonts w:ascii="Times New Roman" w:eastAsia="Times New Roman" w:hAnsi="Times New Roman" w:cs="Times New Roman"/>
        </w:rPr>
        <w:t>Laclette</w:t>
      </w:r>
      <w:proofErr w:type="spellEnd"/>
      <w:r w:rsidRPr="008A292A">
        <w:rPr>
          <w:rFonts w:ascii="Times New Roman" w:eastAsia="Times New Roman" w:hAnsi="Times New Roman" w:cs="Times New Roman"/>
        </w:rPr>
        <w:t xml:space="preserve">, M.R.L., </w:t>
      </w:r>
      <w:proofErr w:type="spellStart"/>
      <w:r w:rsidRPr="008A292A">
        <w:rPr>
          <w:rFonts w:ascii="Times New Roman" w:eastAsia="Times New Roman" w:hAnsi="Times New Roman" w:cs="Times New Roman"/>
        </w:rPr>
        <w:t>Rendón</w:t>
      </w:r>
      <w:proofErr w:type="spellEnd"/>
      <w:r w:rsidRPr="008A292A">
        <w:rPr>
          <w:rFonts w:ascii="Times New Roman" w:eastAsia="Times New Roman" w:hAnsi="Times New Roman" w:cs="Times New Roman"/>
        </w:rPr>
        <w:t xml:space="preserve">-Salinas, E., </w:t>
      </w:r>
      <w:r w:rsidRPr="008A292A">
        <w:rPr>
          <w:rFonts w:ascii="Times New Roman" w:eastAsia="Times New Roman" w:hAnsi="Times New Roman" w:cs="Times New Roman"/>
          <w:i/>
          <w:iCs/>
        </w:rPr>
        <w:t>et al.</w:t>
      </w:r>
      <w:r w:rsidRPr="008A292A">
        <w:rPr>
          <w:rFonts w:ascii="Times New Roman" w:eastAsia="Times New Roman" w:hAnsi="Times New Roman" w:cs="Times New Roman"/>
        </w:rPr>
        <w:t xml:space="preserve"> (2017). Population genetics of overwintering monarch butterflies, Danaus plexippus (Linnaeus), from central Mexico inferred from mitochondrial DNA and microsatellite markers. </w:t>
      </w:r>
      <w:r w:rsidRPr="008A292A">
        <w:rPr>
          <w:rFonts w:ascii="Times New Roman" w:eastAsia="Times New Roman" w:hAnsi="Times New Roman" w:cs="Times New Roman"/>
          <w:i/>
          <w:iCs/>
        </w:rPr>
        <w:t xml:space="preserve">J. </w:t>
      </w:r>
      <w:proofErr w:type="spellStart"/>
      <w:r w:rsidRPr="008A292A">
        <w:rPr>
          <w:rFonts w:ascii="Times New Roman" w:eastAsia="Times New Roman" w:hAnsi="Times New Roman" w:cs="Times New Roman"/>
          <w:i/>
          <w:iCs/>
        </w:rPr>
        <w:t>Hered</w:t>
      </w:r>
      <w:proofErr w:type="spellEnd"/>
      <w:r w:rsidRPr="008A292A">
        <w:rPr>
          <w:rFonts w:ascii="Times New Roman" w:eastAsia="Times New Roman" w:hAnsi="Times New Roman" w:cs="Times New Roman"/>
          <w:i/>
          <w:iCs/>
        </w:rPr>
        <w:t>.</w:t>
      </w:r>
      <w:r w:rsidRPr="008A292A">
        <w:rPr>
          <w:rFonts w:ascii="Times New Roman" w:eastAsia="Times New Roman" w:hAnsi="Times New Roman" w:cs="Times New Roman"/>
        </w:rPr>
        <w:t>, 108, 163–175.</w:t>
      </w:r>
    </w:p>
    <w:p w14:paraId="4E369059" w14:textId="4D9A6F34" w:rsidR="00923990" w:rsidRPr="008A292A" w:rsidRDefault="00923990"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Pierce, A.A., de </w:t>
      </w:r>
      <w:proofErr w:type="spellStart"/>
      <w:r w:rsidRPr="008A292A">
        <w:rPr>
          <w:rFonts w:ascii="Times New Roman" w:eastAsia="Times New Roman" w:hAnsi="Times New Roman" w:cs="Times New Roman"/>
        </w:rPr>
        <w:t>Roode</w:t>
      </w:r>
      <w:proofErr w:type="spellEnd"/>
      <w:r w:rsidRPr="008A292A">
        <w:rPr>
          <w:rFonts w:ascii="Times New Roman" w:eastAsia="Times New Roman" w:hAnsi="Times New Roman" w:cs="Times New Roman"/>
        </w:rPr>
        <w:t xml:space="preserve">, J.C., </w:t>
      </w:r>
      <w:proofErr w:type="spellStart"/>
      <w:r w:rsidRPr="008A292A">
        <w:rPr>
          <w:rFonts w:ascii="Times New Roman" w:eastAsia="Times New Roman" w:hAnsi="Times New Roman" w:cs="Times New Roman"/>
        </w:rPr>
        <w:t>Altizer</w:t>
      </w:r>
      <w:proofErr w:type="spellEnd"/>
      <w:r w:rsidRPr="008A292A">
        <w:rPr>
          <w:rFonts w:ascii="Times New Roman" w:eastAsia="Times New Roman" w:hAnsi="Times New Roman" w:cs="Times New Roman"/>
        </w:rPr>
        <w:t xml:space="preserve">, S. &amp; Bartel, R.A. (2014b). Extreme Heterogeneity in Parasitism Despite Low Population Genetic Structure among Monarch Butterflies Inhabiting the Hawaiian Islands. </w:t>
      </w:r>
      <w:r w:rsidRPr="008A292A">
        <w:rPr>
          <w:rFonts w:ascii="Times New Roman" w:eastAsia="Times New Roman" w:hAnsi="Times New Roman" w:cs="Times New Roman"/>
          <w:i/>
          <w:iCs/>
        </w:rPr>
        <w:t>PLoS ONE</w:t>
      </w:r>
      <w:r w:rsidRPr="008A292A">
        <w:rPr>
          <w:rFonts w:ascii="Times New Roman" w:eastAsia="Times New Roman" w:hAnsi="Times New Roman" w:cs="Times New Roman"/>
        </w:rPr>
        <w:t>.</w:t>
      </w:r>
    </w:p>
    <w:p w14:paraId="44995997" w14:textId="42C1BFD1" w:rsidR="00923990" w:rsidRPr="008A292A" w:rsidRDefault="00923990"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lastRenderedPageBreak/>
        <w:t xml:space="preserve">Pierce, A.A., </w:t>
      </w:r>
      <w:proofErr w:type="spellStart"/>
      <w:r w:rsidRPr="008A292A">
        <w:rPr>
          <w:rFonts w:ascii="Times New Roman" w:eastAsia="Times New Roman" w:hAnsi="Times New Roman" w:cs="Times New Roman"/>
        </w:rPr>
        <w:t>Zalucki</w:t>
      </w:r>
      <w:proofErr w:type="spellEnd"/>
      <w:r w:rsidRPr="008A292A">
        <w:rPr>
          <w:rFonts w:ascii="Times New Roman" w:eastAsia="Times New Roman" w:hAnsi="Times New Roman" w:cs="Times New Roman"/>
        </w:rPr>
        <w:t xml:space="preserve">, M.P., Bangura, M., </w:t>
      </w:r>
      <w:proofErr w:type="spellStart"/>
      <w:r w:rsidRPr="008A292A">
        <w:rPr>
          <w:rFonts w:ascii="Times New Roman" w:eastAsia="Times New Roman" w:hAnsi="Times New Roman" w:cs="Times New Roman"/>
        </w:rPr>
        <w:t>Udawatta</w:t>
      </w:r>
      <w:proofErr w:type="spellEnd"/>
      <w:r w:rsidRPr="008A292A">
        <w:rPr>
          <w:rFonts w:ascii="Times New Roman" w:eastAsia="Times New Roman" w:hAnsi="Times New Roman" w:cs="Times New Roman"/>
        </w:rPr>
        <w:t xml:space="preserve">, M., </w:t>
      </w:r>
      <w:proofErr w:type="spellStart"/>
      <w:r w:rsidRPr="008A292A">
        <w:rPr>
          <w:rFonts w:ascii="Times New Roman" w:eastAsia="Times New Roman" w:hAnsi="Times New Roman" w:cs="Times New Roman"/>
        </w:rPr>
        <w:t>Kronforst</w:t>
      </w:r>
      <w:proofErr w:type="spellEnd"/>
      <w:r w:rsidRPr="008A292A">
        <w:rPr>
          <w:rFonts w:ascii="Times New Roman" w:eastAsia="Times New Roman" w:hAnsi="Times New Roman" w:cs="Times New Roman"/>
        </w:rPr>
        <w:t xml:space="preserve">, M.R., </w:t>
      </w:r>
      <w:proofErr w:type="spellStart"/>
      <w:r w:rsidRPr="008A292A">
        <w:rPr>
          <w:rFonts w:ascii="Times New Roman" w:eastAsia="Times New Roman" w:hAnsi="Times New Roman" w:cs="Times New Roman"/>
        </w:rPr>
        <w:t>Altizer</w:t>
      </w:r>
      <w:proofErr w:type="spellEnd"/>
      <w:r w:rsidRPr="008A292A">
        <w:rPr>
          <w:rFonts w:ascii="Times New Roman" w:eastAsia="Times New Roman" w:hAnsi="Times New Roman" w:cs="Times New Roman"/>
        </w:rPr>
        <w:t xml:space="preserve">, S., </w:t>
      </w:r>
      <w:r w:rsidRPr="008A292A">
        <w:rPr>
          <w:rFonts w:ascii="Times New Roman" w:eastAsia="Times New Roman" w:hAnsi="Times New Roman" w:cs="Times New Roman"/>
          <w:i/>
          <w:iCs/>
        </w:rPr>
        <w:t>et al.</w:t>
      </w:r>
      <w:r w:rsidRPr="008A292A">
        <w:rPr>
          <w:rFonts w:ascii="Times New Roman" w:eastAsia="Times New Roman" w:hAnsi="Times New Roman" w:cs="Times New Roman"/>
        </w:rPr>
        <w:t xml:space="preserve"> (2014a). Serial founder effects and genetic differentiation during worldwide range expansion of monarch butterflies. </w:t>
      </w:r>
      <w:r w:rsidRPr="008A292A">
        <w:rPr>
          <w:rFonts w:ascii="Times New Roman" w:eastAsia="Times New Roman" w:hAnsi="Times New Roman" w:cs="Times New Roman"/>
          <w:i/>
          <w:iCs/>
        </w:rPr>
        <w:t>Proc. Biol. Sci.</w:t>
      </w:r>
      <w:r w:rsidRPr="008A292A">
        <w:rPr>
          <w:rFonts w:ascii="Times New Roman" w:eastAsia="Times New Roman" w:hAnsi="Times New Roman" w:cs="Times New Roman"/>
        </w:rPr>
        <w:t>, 281.</w:t>
      </w:r>
    </w:p>
    <w:p w14:paraId="55345EE2" w14:textId="136EAE04" w:rsidR="00A53C00" w:rsidRPr="008A292A" w:rsidRDefault="00A53C00"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Pierce, A.A., </w:t>
      </w:r>
      <w:proofErr w:type="spellStart"/>
      <w:r w:rsidRPr="008A292A">
        <w:rPr>
          <w:rFonts w:ascii="Times New Roman" w:eastAsia="Times New Roman" w:hAnsi="Times New Roman" w:cs="Times New Roman"/>
        </w:rPr>
        <w:t>Altizer</w:t>
      </w:r>
      <w:proofErr w:type="spellEnd"/>
      <w:r w:rsidRPr="008A292A">
        <w:rPr>
          <w:rFonts w:ascii="Times New Roman" w:eastAsia="Times New Roman" w:hAnsi="Times New Roman" w:cs="Times New Roman"/>
        </w:rPr>
        <w:t xml:space="preserve">, S., Chamberlain, N.L., </w:t>
      </w:r>
      <w:proofErr w:type="spellStart"/>
      <w:r w:rsidRPr="008A292A">
        <w:rPr>
          <w:rFonts w:ascii="Times New Roman" w:eastAsia="Times New Roman" w:hAnsi="Times New Roman" w:cs="Times New Roman"/>
        </w:rPr>
        <w:t>Kronforst</w:t>
      </w:r>
      <w:proofErr w:type="spellEnd"/>
      <w:r w:rsidRPr="008A292A">
        <w:rPr>
          <w:rFonts w:ascii="Times New Roman" w:eastAsia="Times New Roman" w:hAnsi="Times New Roman" w:cs="Times New Roman"/>
        </w:rPr>
        <w:t xml:space="preserve">, M.R. &amp; de Roode J.C. (2015). Unraveling the mysteries of monarch migration and global dispersal through molecular genetic techniques. in </w:t>
      </w:r>
      <w:proofErr w:type="spellStart"/>
      <w:r w:rsidRPr="008A292A">
        <w:rPr>
          <w:rFonts w:ascii="Times New Roman" w:eastAsia="Times New Roman" w:hAnsi="Times New Roman" w:cs="Times New Roman"/>
        </w:rPr>
        <w:t>Oberhauser</w:t>
      </w:r>
      <w:proofErr w:type="spellEnd"/>
      <w:r w:rsidRPr="008A292A">
        <w:rPr>
          <w:rFonts w:ascii="Times New Roman" w:eastAsia="Times New Roman" w:hAnsi="Times New Roman" w:cs="Times New Roman"/>
        </w:rPr>
        <w:t xml:space="preserve">, K.S., Nail, K.R. &amp; </w:t>
      </w:r>
      <w:proofErr w:type="spellStart"/>
      <w:r w:rsidRPr="008A292A">
        <w:rPr>
          <w:rFonts w:ascii="Times New Roman" w:eastAsia="Times New Roman" w:hAnsi="Times New Roman" w:cs="Times New Roman"/>
        </w:rPr>
        <w:t>Altizer</w:t>
      </w:r>
      <w:proofErr w:type="spellEnd"/>
      <w:r w:rsidRPr="008A292A">
        <w:rPr>
          <w:rFonts w:ascii="Times New Roman" w:eastAsia="Times New Roman" w:hAnsi="Times New Roman" w:cs="Times New Roman"/>
        </w:rPr>
        <w:t xml:space="preserve">, S. (eds). </w:t>
      </w:r>
      <w:r w:rsidRPr="008A292A">
        <w:rPr>
          <w:rFonts w:ascii="Times New Roman" w:eastAsia="Times New Roman" w:hAnsi="Times New Roman" w:cs="Times New Roman"/>
          <w:i/>
        </w:rPr>
        <w:t>Monarchs in a Changing World: Biology and Conservation of an Iconic Butterfly</w:t>
      </w:r>
      <w:r w:rsidRPr="008A292A">
        <w:rPr>
          <w:rFonts w:ascii="Times New Roman" w:eastAsia="Times New Roman" w:hAnsi="Times New Roman" w:cs="Times New Roman"/>
        </w:rPr>
        <w:t>, Cornell University Press, Ithaca, NY, pp. 257-267.</w:t>
      </w:r>
    </w:p>
    <w:p w14:paraId="3D8247F7" w14:textId="610EC3B8" w:rsidR="00A53C00" w:rsidRPr="008A292A" w:rsidRDefault="00A53C00" w:rsidP="004A5E76">
      <w:pPr>
        <w:pStyle w:val="ListParagraph"/>
        <w:numPr>
          <w:ilvl w:val="0"/>
          <w:numId w:val="2"/>
        </w:numPr>
        <w:rPr>
          <w:rFonts w:ascii="Times New Roman" w:eastAsia="Times New Roman" w:hAnsi="Times New Roman" w:cs="Times New Roman"/>
        </w:rPr>
      </w:pPr>
      <w:proofErr w:type="spellStart"/>
      <w:r w:rsidRPr="008A292A">
        <w:rPr>
          <w:rFonts w:ascii="Times New Roman" w:eastAsia="Times New Roman" w:hAnsi="Times New Roman" w:cs="Times New Roman"/>
        </w:rPr>
        <w:t>Portik</w:t>
      </w:r>
      <w:proofErr w:type="spellEnd"/>
      <w:r w:rsidRPr="008A292A">
        <w:rPr>
          <w:rFonts w:ascii="Times New Roman" w:eastAsia="Times New Roman" w:hAnsi="Times New Roman" w:cs="Times New Roman"/>
        </w:rPr>
        <w:t xml:space="preserve">, D.M., </w:t>
      </w:r>
      <w:proofErr w:type="spellStart"/>
      <w:r w:rsidRPr="008A292A">
        <w:rPr>
          <w:rFonts w:ascii="Times New Roman" w:eastAsia="Times New Roman" w:hAnsi="Times New Roman" w:cs="Times New Roman"/>
        </w:rPr>
        <w:t>Leaché</w:t>
      </w:r>
      <w:proofErr w:type="spellEnd"/>
      <w:r w:rsidRPr="008A292A">
        <w:rPr>
          <w:rFonts w:ascii="Times New Roman" w:eastAsia="Times New Roman" w:hAnsi="Times New Roman" w:cs="Times New Roman"/>
        </w:rPr>
        <w:t xml:space="preserve">, A.D., Rivera, D., </w:t>
      </w:r>
      <w:proofErr w:type="spellStart"/>
      <w:r w:rsidRPr="008A292A">
        <w:rPr>
          <w:rFonts w:ascii="Times New Roman" w:eastAsia="Times New Roman" w:hAnsi="Times New Roman" w:cs="Times New Roman"/>
        </w:rPr>
        <w:t>Barej</w:t>
      </w:r>
      <w:proofErr w:type="spellEnd"/>
      <w:r w:rsidRPr="008A292A">
        <w:rPr>
          <w:rFonts w:ascii="Times New Roman" w:eastAsia="Times New Roman" w:hAnsi="Times New Roman" w:cs="Times New Roman"/>
        </w:rPr>
        <w:t xml:space="preserve">, M.F., Burger, M., Hirschfeld, M., </w:t>
      </w:r>
      <w:r w:rsidRPr="008A292A">
        <w:rPr>
          <w:rFonts w:ascii="Times New Roman" w:eastAsia="Times New Roman" w:hAnsi="Times New Roman" w:cs="Times New Roman"/>
          <w:i/>
          <w:iCs/>
        </w:rPr>
        <w:t>et al.</w:t>
      </w:r>
      <w:r w:rsidRPr="008A292A">
        <w:rPr>
          <w:rFonts w:ascii="Times New Roman" w:eastAsia="Times New Roman" w:hAnsi="Times New Roman" w:cs="Times New Roman"/>
        </w:rPr>
        <w:t xml:space="preserve"> (2017). Evaluating mechanisms of diversification in a </w:t>
      </w:r>
      <w:proofErr w:type="spellStart"/>
      <w:r w:rsidRPr="008A292A">
        <w:rPr>
          <w:rFonts w:ascii="Times New Roman" w:eastAsia="Times New Roman" w:hAnsi="Times New Roman" w:cs="Times New Roman"/>
        </w:rPr>
        <w:t>Guineo-Congolian</w:t>
      </w:r>
      <w:proofErr w:type="spellEnd"/>
      <w:r w:rsidRPr="008A292A">
        <w:rPr>
          <w:rFonts w:ascii="Times New Roman" w:eastAsia="Times New Roman" w:hAnsi="Times New Roman" w:cs="Times New Roman"/>
        </w:rPr>
        <w:t xml:space="preserve"> tropical forest frog using demographic model selection. </w:t>
      </w:r>
      <w:r w:rsidRPr="008A292A">
        <w:rPr>
          <w:rFonts w:ascii="Times New Roman" w:eastAsia="Times New Roman" w:hAnsi="Times New Roman" w:cs="Times New Roman"/>
          <w:i/>
          <w:iCs/>
        </w:rPr>
        <w:t>Mol. Ecol.</w:t>
      </w:r>
      <w:r w:rsidRPr="008A292A">
        <w:rPr>
          <w:rFonts w:ascii="Times New Roman" w:eastAsia="Times New Roman" w:hAnsi="Times New Roman" w:cs="Times New Roman"/>
        </w:rPr>
        <w:t>, 26, 5245–5263.</w:t>
      </w:r>
    </w:p>
    <w:p w14:paraId="725835B7" w14:textId="627FBE48" w:rsidR="00923990" w:rsidRPr="008A292A" w:rsidRDefault="00923990"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Saitou, N. &amp; </w:t>
      </w:r>
      <w:proofErr w:type="spellStart"/>
      <w:r w:rsidRPr="008A292A">
        <w:rPr>
          <w:rFonts w:ascii="Times New Roman" w:eastAsia="Times New Roman" w:hAnsi="Times New Roman" w:cs="Times New Roman"/>
        </w:rPr>
        <w:t>Nei</w:t>
      </w:r>
      <w:proofErr w:type="spellEnd"/>
      <w:r w:rsidRPr="008A292A">
        <w:rPr>
          <w:rFonts w:ascii="Times New Roman" w:eastAsia="Times New Roman" w:hAnsi="Times New Roman" w:cs="Times New Roman"/>
        </w:rPr>
        <w:t xml:space="preserve">, M. (1987). The neighbor-joining method: a new method for reconstructing phylogenetic trees. </w:t>
      </w:r>
      <w:r w:rsidRPr="008A292A">
        <w:rPr>
          <w:rFonts w:ascii="Times New Roman" w:eastAsia="Times New Roman" w:hAnsi="Times New Roman" w:cs="Times New Roman"/>
          <w:i/>
          <w:iCs/>
        </w:rPr>
        <w:t>Mol. Biol. Evol.</w:t>
      </w:r>
      <w:r w:rsidRPr="008A292A">
        <w:rPr>
          <w:rFonts w:ascii="Times New Roman" w:eastAsia="Times New Roman" w:hAnsi="Times New Roman" w:cs="Times New Roman"/>
        </w:rPr>
        <w:t>, 4, 406–425.</w:t>
      </w:r>
    </w:p>
    <w:p w14:paraId="3782C761" w14:textId="19268BBD" w:rsidR="00A53C00" w:rsidRPr="008A292A" w:rsidRDefault="00A53C00"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Shephard, J.M., Hughes, J.M. &amp; Zalucki, M.P. (2002). Genetic differentiation between Australian and North American populations of the monarch butterfly Danaus plexippus (L.) (Lepidoptera: Nymphalidae): an exploration using allozyme electrophoresis. </w:t>
      </w:r>
      <w:r w:rsidRPr="008A292A">
        <w:rPr>
          <w:rFonts w:ascii="Times New Roman" w:eastAsia="Times New Roman" w:hAnsi="Times New Roman" w:cs="Times New Roman"/>
          <w:i/>
          <w:iCs/>
        </w:rPr>
        <w:t xml:space="preserve">Biol. J. Linn. Soc. </w:t>
      </w:r>
      <w:proofErr w:type="spellStart"/>
      <w:r w:rsidRPr="008A292A">
        <w:rPr>
          <w:rFonts w:ascii="Times New Roman" w:eastAsia="Times New Roman" w:hAnsi="Times New Roman" w:cs="Times New Roman"/>
          <w:i/>
          <w:iCs/>
        </w:rPr>
        <w:t>Lond</w:t>
      </w:r>
      <w:proofErr w:type="spellEnd"/>
      <w:r w:rsidRPr="008A292A">
        <w:rPr>
          <w:rFonts w:ascii="Times New Roman" w:eastAsia="Times New Roman" w:hAnsi="Times New Roman" w:cs="Times New Roman"/>
          <w:i/>
          <w:iCs/>
        </w:rPr>
        <w:t>.</w:t>
      </w:r>
      <w:r w:rsidRPr="008A292A">
        <w:rPr>
          <w:rFonts w:ascii="Times New Roman" w:eastAsia="Times New Roman" w:hAnsi="Times New Roman" w:cs="Times New Roman"/>
        </w:rPr>
        <w:t>, 75, 437–452.</w:t>
      </w:r>
    </w:p>
    <w:p w14:paraId="6D7BD425" w14:textId="0156C109" w:rsidR="00923990" w:rsidRPr="008A292A" w:rsidRDefault="00923990" w:rsidP="004A5E76">
      <w:pPr>
        <w:pStyle w:val="ListParagraph"/>
        <w:numPr>
          <w:ilvl w:val="0"/>
          <w:numId w:val="2"/>
        </w:numPr>
        <w:rPr>
          <w:rFonts w:ascii="Times New Roman" w:eastAsia="Times New Roman" w:hAnsi="Times New Roman" w:cs="Times New Roman"/>
        </w:rPr>
      </w:pPr>
      <w:proofErr w:type="spellStart"/>
      <w:r w:rsidRPr="008A292A">
        <w:rPr>
          <w:rFonts w:ascii="Times New Roman" w:eastAsia="Times New Roman" w:hAnsi="Times New Roman" w:cs="Times New Roman"/>
        </w:rPr>
        <w:t>Skotte</w:t>
      </w:r>
      <w:proofErr w:type="spellEnd"/>
      <w:r w:rsidRPr="008A292A">
        <w:rPr>
          <w:rFonts w:ascii="Times New Roman" w:eastAsia="Times New Roman" w:hAnsi="Times New Roman" w:cs="Times New Roman"/>
        </w:rPr>
        <w:t xml:space="preserve">, L., </w:t>
      </w:r>
      <w:proofErr w:type="spellStart"/>
      <w:r w:rsidRPr="008A292A">
        <w:rPr>
          <w:rFonts w:ascii="Times New Roman" w:eastAsia="Times New Roman" w:hAnsi="Times New Roman" w:cs="Times New Roman"/>
        </w:rPr>
        <w:t>Korneliussen</w:t>
      </w:r>
      <w:proofErr w:type="spellEnd"/>
      <w:r w:rsidRPr="008A292A">
        <w:rPr>
          <w:rFonts w:ascii="Times New Roman" w:eastAsia="Times New Roman" w:hAnsi="Times New Roman" w:cs="Times New Roman"/>
        </w:rPr>
        <w:t xml:space="preserve">, T.S. &amp; </w:t>
      </w:r>
      <w:proofErr w:type="spellStart"/>
      <w:r w:rsidRPr="008A292A">
        <w:rPr>
          <w:rFonts w:ascii="Times New Roman" w:eastAsia="Times New Roman" w:hAnsi="Times New Roman" w:cs="Times New Roman"/>
        </w:rPr>
        <w:t>Albrechtsen</w:t>
      </w:r>
      <w:proofErr w:type="spellEnd"/>
      <w:r w:rsidRPr="008A292A">
        <w:rPr>
          <w:rFonts w:ascii="Times New Roman" w:eastAsia="Times New Roman" w:hAnsi="Times New Roman" w:cs="Times New Roman"/>
        </w:rPr>
        <w:t xml:space="preserve">, A. (2013). Estimating individual admixture proportions from next generation sequencing data. </w:t>
      </w:r>
      <w:r w:rsidRPr="008A292A">
        <w:rPr>
          <w:rFonts w:ascii="Times New Roman" w:eastAsia="Times New Roman" w:hAnsi="Times New Roman" w:cs="Times New Roman"/>
          <w:i/>
          <w:iCs/>
        </w:rPr>
        <w:t>Genetics</w:t>
      </w:r>
      <w:r w:rsidRPr="008A292A">
        <w:rPr>
          <w:rFonts w:ascii="Times New Roman" w:eastAsia="Times New Roman" w:hAnsi="Times New Roman" w:cs="Times New Roman"/>
        </w:rPr>
        <w:t>, 195, 693–702.</w:t>
      </w:r>
    </w:p>
    <w:p w14:paraId="563E6EAD" w14:textId="77777777" w:rsidR="004A5E76" w:rsidRPr="008A292A" w:rsidRDefault="004A5E76" w:rsidP="004A5E76">
      <w:pPr>
        <w:pStyle w:val="ListParagraph"/>
        <w:numPr>
          <w:ilvl w:val="0"/>
          <w:numId w:val="2"/>
        </w:numPr>
        <w:rPr>
          <w:rFonts w:ascii="Times New Roman" w:eastAsia="Times New Roman" w:hAnsi="Times New Roman" w:cs="Times New Roman"/>
        </w:rPr>
      </w:pPr>
      <w:proofErr w:type="spellStart"/>
      <w:r w:rsidRPr="008A292A">
        <w:rPr>
          <w:rFonts w:ascii="Times New Roman" w:eastAsia="Times New Roman" w:hAnsi="Times New Roman" w:cs="Times New Roman"/>
        </w:rPr>
        <w:t>Slatkin</w:t>
      </w:r>
      <w:proofErr w:type="spellEnd"/>
      <w:r w:rsidRPr="008A292A">
        <w:rPr>
          <w:rFonts w:ascii="Times New Roman" w:eastAsia="Times New Roman" w:hAnsi="Times New Roman" w:cs="Times New Roman"/>
        </w:rPr>
        <w:t xml:space="preserve">, M. &amp; </w:t>
      </w:r>
      <w:proofErr w:type="spellStart"/>
      <w:r w:rsidRPr="008A292A">
        <w:rPr>
          <w:rFonts w:ascii="Times New Roman" w:eastAsia="Times New Roman" w:hAnsi="Times New Roman" w:cs="Times New Roman"/>
        </w:rPr>
        <w:t>Excoffier</w:t>
      </w:r>
      <w:proofErr w:type="spellEnd"/>
      <w:r w:rsidRPr="008A292A">
        <w:rPr>
          <w:rFonts w:ascii="Times New Roman" w:eastAsia="Times New Roman" w:hAnsi="Times New Roman" w:cs="Times New Roman"/>
        </w:rPr>
        <w:t xml:space="preserve">, L. (2012). Serial founder effects during range expansion: a spatial analog of genetic drift. </w:t>
      </w:r>
      <w:r w:rsidRPr="008A292A">
        <w:rPr>
          <w:rFonts w:ascii="Times New Roman" w:eastAsia="Times New Roman" w:hAnsi="Times New Roman" w:cs="Times New Roman"/>
          <w:i/>
          <w:iCs/>
        </w:rPr>
        <w:t>Genetics</w:t>
      </w:r>
      <w:r w:rsidRPr="008A292A">
        <w:rPr>
          <w:rFonts w:ascii="Times New Roman" w:eastAsia="Times New Roman" w:hAnsi="Times New Roman" w:cs="Times New Roman"/>
        </w:rPr>
        <w:t>, 191, 171–181.</w:t>
      </w:r>
    </w:p>
    <w:p w14:paraId="6E5CD960" w14:textId="21331915" w:rsidR="00B83B68" w:rsidRPr="008A292A" w:rsidRDefault="00B83B68" w:rsidP="004A5E76">
      <w:pPr>
        <w:pStyle w:val="ListParagraph"/>
        <w:numPr>
          <w:ilvl w:val="0"/>
          <w:numId w:val="2"/>
        </w:numPr>
        <w:rPr>
          <w:rFonts w:ascii="Times New Roman" w:eastAsia="Times New Roman" w:hAnsi="Times New Roman" w:cs="Times New Roman"/>
        </w:rPr>
      </w:pPr>
      <w:proofErr w:type="spellStart"/>
      <w:r w:rsidRPr="008A292A">
        <w:rPr>
          <w:rFonts w:ascii="Times New Roman" w:eastAsia="Times New Roman" w:hAnsi="Times New Roman" w:cs="Times New Roman"/>
        </w:rPr>
        <w:t>Tenger-Trolander</w:t>
      </w:r>
      <w:proofErr w:type="spellEnd"/>
      <w:r w:rsidRPr="008A292A">
        <w:rPr>
          <w:rFonts w:ascii="Times New Roman" w:eastAsia="Times New Roman" w:hAnsi="Times New Roman" w:cs="Times New Roman"/>
        </w:rPr>
        <w:t xml:space="preserve">, A., Lu, W., Noyes, M. &amp; </w:t>
      </w:r>
      <w:proofErr w:type="spellStart"/>
      <w:r w:rsidRPr="008A292A">
        <w:rPr>
          <w:rFonts w:ascii="Times New Roman" w:eastAsia="Times New Roman" w:hAnsi="Times New Roman" w:cs="Times New Roman"/>
        </w:rPr>
        <w:t>Kronforst</w:t>
      </w:r>
      <w:proofErr w:type="spellEnd"/>
      <w:r w:rsidRPr="008A292A">
        <w:rPr>
          <w:rFonts w:ascii="Times New Roman" w:eastAsia="Times New Roman" w:hAnsi="Times New Roman" w:cs="Times New Roman"/>
        </w:rPr>
        <w:t xml:space="preserve">, M.R. (2019). Contemporary loss of migration in monarch butterflies. </w:t>
      </w:r>
      <w:r w:rsidRPr="008A292A">
        <w:rPr>
          <w:rFonts w:ascii="Times New Roman" w:eastAsia="Times New Roman" w:hAnsi="Times New Roman" w:cs="Times New Roman"/>
          <w:i/>
          <w:iCs/>
        </w:rPr>
        <w:t>Proc. Natl. Acad. Sci. U. S. A.</w:t>
      </w:r>
      <w:r w:rsidRPr="008A292A">
        <w:rPr>
          <w:rFonts w:ascii="Times New Roman" w:eastAsia="Times New Roman" w:hAnsi="Times New Roman" w:cs="Times New Roman"/>
        </w:rPr>
        <w:t>, 116, 14671–14676.</w:t>
      </w:r>
    </w:p>
    <w:p w14:paraId="541FA978" w14:textId="77777777" w:rsidR="004A5E76" w:rsidRPr="008A292A" w:rsidRDefault="004A5E76"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Tiedemann, R., Paulus, K.B., Scheer, M., Von </w:t>
      </w:r>
      <w:proofErr w:type="spellStart"/>
      <w:r w:rsidRPr="008A292A">
        <w:rPr>
          <w:rFonts w:ascii="Times New Roman" w:eastAsia="Times New Roman" w:hAnsi="Times New Roman" w:cs="Times New Roman"/>
        </w:rPr>
        <w:t>Kistowski</w:t>
      </w:r>
      <w:proofErr w:type="spellEnd"/>
      <w:r w:rsidRPr="008A292A">
        <w:rPr>
          <w:rFonts w:ascii="Times New Roman" w:eastAsia="Times New Roman" w:hAnsi="Times New Roman" w:cs="Times New Roman"/>
        </w:rPr>
        <w:t xml:space="preserve">, K.G., </w:t>
      </w:r>
      <w:proofErr w:type="spellStart"/>
      <w:r w:rsidRPr="008A292A">
        <w:rPr>
          <w:rFonts w:ascii="Times New Roman" w:eastAsia="Times New Roman" w:hAnsi="Times New Roman" w:cs="Times New Roman"/>
        </w:rPr>
        <w:t>Skírnisson</w:t>
      </w:r>
      <w:proofErr w:type="spellEnd"/>
      <w:r w:rsidRPr="008A292A">
        <w:rPr>
          <w:rFonts w:ascii="Times New Roman" w:eastAsia="Times New Roman" w:hAnsi="Times New Roman" w:cs="Times New Roman"/>
        </w:rPr>
        <w:t xml:space="preserve">, K., Bloch, D., </w:t>
      </w:r>
      <w:r w:rsidRPr="008A292A">
        <w:rPr>
          <w:rFonts w:ascii="Times New Roman" w:eastAsia="Times New Roman" w:hAnsi="Times New Roman" w:cs="Times New Roman"/>
          <w:i/>
          <w:iCs/>
        </w:rPr>
        <w:t>et al.</w:t>
      </w:r>
      <w:r w:rsidRPr="008A292A">
        <w:rPr>
          <w:rFonts w:ascii="Times New Roman" w:eastAsia="Times New Roman" w:hAnsi="Times New Roman" w:cs="Times New Roman"/>
        </w:rPr>
        <w:t xml:space="preserve"> (2004). Mitochondrial DNA and microsatellite variation in the eider duck (</w:t>
      </w:r>
      <w:proofErr w:type="spellStart"/>
      <w:r w:rsidRPr="008A292A">
        <w:rPr>
          <w:rFonts w:ascii="Times New Roman" w:eastAsia="Times New Roman" w:hAnsi="Times New Roman" w:cs="Times New Roman"/>
          <w:i/>
        </w:rPr>
        <w:t>Somateria</w:t>
      </w:r>
      <w:proofErr w:type="spellEnd"/>
      <w:r w:rsidRPr="008A292A">
        <w:rPr>
          <w:rFonts w:ascii="Times New Roman" w:eastAsia="Times New Roman" w:hAnsi="Times New Roman" w:cs="Times New Roman"/>
          <w:i/>
        </w:rPr>
        <w:t xml:space="preserve"> </w:t>
      </w:r>
      <w:proofErr w:type="spellStart"/>
      <w:r w:rsidRPr="008A292A">
        <w:rPr>
          <w:rFonts w:ascii="Times New Roman" w:eastAsia="Times New Roman" w:hAnsi="Times New Roman" w:cs="Times New Roman"/>
          <w:i/>
        </w:rPr>
        <w:t>mollissima</w:t>
      </w:r>
      <w:proofErr w:type="spellEnd"/>
      <w:r w:rsidRPr="008A292A">
        <w:rPr>
          <w:rFonts w:ascii="Times New Roman" w:eastAsia="Times New Roman" w:hAnsi="Times New Roman" w:cs="Times New Roman"/>
        </w:rPr>
        <w:t xml:space="preserve">) indicate stepwise postglacial colonization of Europe and limited current long-distance dispersal. </w:t>
      </w:r>
      <w:r w:rsidRPr="008A292A">
        <w:rPr>
          <w:rFonts w:ascii="Times New Roman" w:eastAsia="Times New Roman" w:hAnsi="Times New Roman" w:cs="Times New Roman"/>
          <w:i/>
          <w:iCs/>
        </w:rPr>
        <w:t>Mol. Ecol.</w:t>
      </w:r>
      <w:r w:rsidRPr="008A292A">
        <w:rPr>
          <w:rFonts w:ascii="Times New Roman" w:eastAsia="Times New Roman" w:hAnsi="Times New Roman" w:cs="Times New Roman"/>
        </w:rPr>
        <w:t>, 13, 1481–1494.</w:t>
      </w:r>
    </w:p>
    <w:p w14:paraId="31F45377" w14:textId="5AD66BE8" w:rsidR="00923990" w:rsidRPr="008A292A" w:rsidRDefault="00923990"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Vane-Wright, R.I. (1993). The Columbus hypothesis: an explanation for the dramatic 19th century range expansion of the monarch butterfly. in Zalucki, M.P. &amp; S.B. Malcolm, (eds). </w:t>
      </w:r>
      <w:r w:rsidRPr="008A292A">
        <w:rPr>
          <w:rFonts w:ascii="Times New Roman" w:eastAsia="Times New Roman" w:hAnsi="Times New Roman" w:cs="Times New Roman"/>
          <w:i/>
          <w:iCs/>
        </w:rPr>
        <w:t>Biology and Conservation of the Monarch Butterfly</w:t>
      </w:r>
      <w:r w:rsidRPr="008A292A">
        <w:rPr>
          <w:rFonts w:ascii="Times New Roman" w:eastAsia="Times New Roman" w:hAnsi="Times New Roman" w:cs="Times New Roman"/>
        </w:rPr>
        <w:t>, Los Angeles County Museum of Natural History.</w:t>
      </w:r>
    </w:p>
    <w:p w14:paraId="193FFD60" w14:textId="02CC4AA4" w:rsidR="00923990" w:rsidRPr="008A292A" w:rsidRDefault="00923990"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Weir, B.S. &amp; Cockerham, C.C. (1984). Estimating F-Statistics for the analysis of population structure. </w:t>
      </w:r>
      <w:r w:rsidRPr="008A292A">
        <w:rPr>
          <w:rFonts w:ascii="Times New Roman" w:eastAsia="Times New Roman" w:hAnsi="Times New Roman" w:cs="Times New Roman"/>
          <w:i/>
          <w:iCs/>
        </w:rPr>
        <w:t>Evolution</w:t>
      </w:r>
      <w:r w:rsidRPr="008A292A">
        <w:rPr>
          <w:rFonts w:ascii="Times New Roman" w:eastAsia="Times New Roman" w:hAnsi="Times New Roman" w:cs="Times New Roman"/>
        </w:rPr>
        <w:t>, 38, 1358–1370.</w:t>
      </w:r>
    </w:p>
    <w:p w14:paraId="18167CDD" w14:textId="172FB15A" w:rsidR="00A53C00" w:rsidRPr="008A292A" w:rsidRDefault="00A53C00" w:rsidP="0059671D">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Zalucki, M.P., Hughes, J.M. &amp; Carter, P.A. (1987). Genetic variation in Danaus plexippus L.: Habitat selection or differences in activity times? </w:t>
      </w:r>
      <w:proofErr w:type="gramStart"/>
      <w:r w:rsidRPr="008A292A">
        <w:rPr>
          <w:rFonts w:ascii="Times New Roman" w:eastAsia="Times New Roman" w:hAnsi="Times New Roman" w:cs="Times New Roman"/>
          <w:i/>
          <w:iCs/>
        </w:rPr>
        <w:t xml:space="preserve">Heredity </w:t>
      </w:r>
      <w:r w:rsidRPr="008A292A">
        <w:rPr>
          <w:rFonts w:ascii="Times New Roman" w:eastAsia="Times New Roman" w:hAnsi="Times New Roman" w:cs="Times New Roman"/>
        </w:rPr>
        <w:t>,</w:t>
      </w:r>
      <w:proofErr w:type="gramEnd"/>
      <w:r w:rsidRPr="008A292A">
        <w:rPr>
          <w:rFonts w:ascii="Times New Roman" w:eastAsia="Times New Roman" w:hAnsi="Times New Roman" w:cs="Times New Roman"/>
        </w:rPr>
        <w:t xml:space="preserve"> 59, 213–221.</w:t>
      </w:r>
    </w:p>
    <w:p w14:paraId="1DE89B35" w14:textId="2410C222" w:rsidR="00923990" w:rsidRPr="008A292A" w:rsidRDefault="00923990" w:rsidP="0059671D">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Zalucki, M.P. &amp; Clarke, A.R. (2004). Monarchs across the Pacific: the Columbus hypothesis revisited. </w:t>
      </w:r>
      <w:r w:rsidRPr="008A292A">
        <w:rPr>
          <w:rFonts w:ascii="Times New Roman" w:eastAsia="Times New Roman" w:hAnsi="Times New Roman" w:cs="Times New Roman"/>
          <w:i/>
          <w:iCs/>
        </w:rPr>
        <w:t xml:space="preserve">Biol. J. Linn. Soc. </w:t>
      </w:r>
      <w:proofErr w:type="spellStart"/>
      <w:r w:rsidRPr="008A292A">
        <w:rPr>
          <w:rFonts w:ascii="Times New Roman" w:eastAsia="Times New Roman" w:hAnsi="Times New Roman" w:cs="Times New Roman"/>
          <w:i/>
          <w:iCs/>
        </w:rPr>
        <w:t>Lond</w:t>
      </w:r>
      <w:proofErr w:type="spellEnd"/>
      <w:r w:rsidRPr="008A292A">
        <w:rPr>
          <w:rFonts w:ascii="Times New Roman" w:eastAsia="Times New Roman" w:hAnsi="Times New Roman" w:cs="Times New Roman"/>
          <w:i/>
          <w:iCs/>
        </w:rPr>
        <w:t>.</w:t>
      </w:r>
      <w:r w:rsidRPr="008A292A">
        <w:rPr>
          <w:rFonts w:ascii="Times New Roman" w:eastAsia="Times New Roman" w:hAnsi="Times New Roman" w:cs="Times New Roman"/>
        </w:rPr>
        <w:t>, 82, 111–121.</w:t>
      </w:r>
    </w:p>
    <w:p w14:paraId="00C04566" w14:textId="5E3823E8" w:rsidR="00923990" w:rsidRPr="008A292A" w:rsidRDefault="00923990" w:rsidP="0059671D">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Zhan, S., Merlin, C., Boore, J.L. &amp; Reppert, S.M. (2011). The monarch butterfly genome yields insights into long-distance migration. </w:t>
      </w:r>
      <w:r w:rsidRPr="008A292A">
        <w:rPr>
          <w:rFonts w:ascii="Times New Roman" w:eastAsia="Times New Roman" w:hAnsi="Times New Roman" w:cs="Times New Roman"/>
          <w:i/>
          <w:iCs/>
        </w:rPr>
        <w:t>Cell</w:t>
      </w:r>
      <w:r w:rsidRPr="008A292A">
        <w:rPr>
          <w:rFonts w:ascii="Times New Roman" w:eastAsia="Times New Roman" w:hAnsi="Times New Roman" w:cs="Times New Roman"/>
        </w:rPr>
        <w:t>, 147, 1171–1185.</w:t>
      </w:r>
    </w:p>
    <w:p w14:paraId="1755A5FD" w14:textId="05DC4F6C" w:rsidR="004A5E76" w:rsidRPr="008A292A" w:rsidRDefault="0059671D" w:rsidP="004A5E76">
      <w:pPr>
        <w:pStyle w:val="ListParagraph"/>
        <w:numPr>
          <w:ilvl w:val="0"/>
          <w:numId w:val="2"/>
        </w:numPr>
        <w:rPr>
          <w:rFonts w:ascii="Times New Roman" w:eastAsia="Times New Roman" w:hAnsi="Times New Roman" w:cs="Times New Roman"/>
        </w:rPr>
      </w:pPr>
      <w:r w:rsidRPr="008A292A">
        <w:rPr>
          <w:rFonts w:ascii="Times New Roman" w:eastAsia="Times New Roman" w:hAnsi="Times New Roman" w:cs="Times New Roman"/>
        </w:rPr>
        <w:t xml:space="preserve">Zhan, S., Zhang, W., </w:t>
      </w:r>
      <w:proofErr w:type="spellStart"/>
      <w:r w:rsidRPr="008A292A">
        <w:rPr>
          <w:rFonts w:ascii="Times New Roman" w:eastAsia="Times New Roman" w:hAnsi="Times New Roman" w:cs="Times New Roman"/>
        </w:rPr>
        <w:t>Niitepõld</w:t>
      </w:r>
      <w:proofErr w:type="spellEnd"/>
      <w:r w:rsidRPr="008A292A">
        <w:rPr>
          <w:rFonts w:ascii="Times New Roman" w:eastAsia="Times New Roman" w:hAnsi="Times New Roman" w:cs="Times New Roman"/>
        </w:rPr>
        <w:t xml:space="preserve">, K., Hsu, J., </w:t>
      </w:r>
      <w:proofErr w:type="spellStart"/>
      <w:r w:rsidRPr="008A292A">
        <w:rPr>
          <w:rFonts w:ascii="Times New Roman" w:eastAsia="Times New Roman" w:hAnsi="Times New Roman" w:cs="Times New Roman"/>
        </w:rPr>
        <w:t>Haeger</w:t>
      </w:r>
      <w:proofErr w:type="spellEnd"/>
      <w:r w:rsidRPr="008A292A">
        <w:rPr>
          <w:rFonts w:ascii="Times New Roman" w:eastAsia="Times New Roman" w:hAnsi="Times New Roman" w:cs="Times New Roman"/>
        </w:rPr>
        <w:t xml:space="preserve">, J.F., </w:t>
      </w:r>
      <w:proofErr w:type="spellStart"/>
      <w:r w:rsidRPr="008A292A">
        <w:rPr>
          <w:rFonts w:ascii="Times New Roman" w:eastAsia="Times New Roman" w:hAnsi="Times New Roman" w:cs="Times New Roman"/>
        </w:rPr>
        <w:t>Zalucki</w:t>
      </w:r>
      <w:proofErr w:type="spellEnd"/>
      <w:r w:rsidRPr="008A292A">
        <w:rPr>
          <w:rFonts w:ascii="Times New Roman" w:eastAsia="Times New Roman" w:hAnsi="Times New Roman" w:cs="Times New Roman"/>
        </w:rPr>
        <w:t xml:space="preserve">, M.P., </w:t>
      </w:r>
      <w:r w:rsidRPr="008A292A">
        <w:rPr>
          <w:rFonts w:ascii="Times New Roman" w:eastAsia="Times New Roman" w:hAnsi="Times New Roman" w:cs="Times New Roman"/>
          <w:i/>
          <w:iCs/>
        </w:rPr>
        <w:t>et al.</w:t>
      </w:r>
      <w:r w:rsidRPr="008A292A">
        <w:rPr>
          <w:rFonts w:ascii="Times New Roman" w:eastAsia="Times New Roman" w:hAnsi="Times New Roman" w:cs="Times New Roman"/>
        </w:rPr>
        <w:t xml:space="preserve"> (2014). The genetics of monarch butterfly migration and warning </w:t>
      </w:r>
      <w:proofErr w:type="spellStart"/>
      <w:r w:rsidRPr="008A292A">
        <w:rPr>
          <w:rFonts w:ascii="Times New Roman" w:eastAsia="Times New Roman" w:hAnsi="Times New Roman" w:cs="Times New Roman"/>
        </w:rPr>
        <w:t>colouration</w:t>
      </w:r>
      <w:proofErr w:type="spellEnd"/>
      <w:r w:rsidRPr="008A292A">
        <w:rPr>
          <w:rFonts w:ascii="Times New Roman" w:eastAsia="Times New Roman" w:hAnsi="Times New Roman" w:cs="Times New Roman"/>
        </w:rPr>
        <w:t xml:space="preserve">. </w:t>
      </w:r>
      <w:r w:rsidRPr="008A292A">
        <w:rPr>
          <w:rFonts w:ascii="Times New Roman" w:eastAsia="Times New Roman" w:hAnsi="Times New Roman" w:cs="Times New Roman"/>
          <w:i/>
          <w:iCs/>
        </w:rPr>
        <w:t>Nature</w:t>
      </w:r>
      <w:r w:rsidRPr="008A292A">
        <w:rPr>
          <w:rFonts w:ascii="Times New Roman" w:eastAsia="Times New Roman" w:hAnsi="Times New Roman" w:cs="Times New Roman"/>
        </w:rPr>
        <w:t>, 514, 317–321.</w:t>
      </w:r>
    </w:p>
    <w:p w14:paraId="20347AA2" w14:textId="77777777" w:rsidR="00B0663E" w:rsidRPr="008A292A" w:rsidRDefault="00B0663E">
      <w:pPr>
        <w:rPr>
          <w:rFonts w:ascii="Times New Roman" w:hAnsi="Times New Roman" w:cs="Times New Roman"/>
          <w:color w:val="000000"/>
        </w:rPr>
      </w:pPr>
      <w:r w:rsidRPr="008A292A">
        <w:rPr>
          <w:rFonts w:ascii="Times New Roman" w:hAnsi="Times New Roman" w:cs="Times New Roman"/>
          <w:color w:val="000000"/>
        </w:rPr>
        <w:br w:type="page"/>
      </w:r>
    </w:p>
    <w:p w14:paraId="511AF01C" w14:textId="192DFDCA" w:rsidR="002647E1" w:rsidRPr="008A292A" w:rsidRDefault="00B0663E">
      <w:pPr>
        <w:rPr>
          <w:rFonts w:ascii="Times New Roman" w:hAnsi="Times New Roman" w:cs="Times New Roman"/>
          <w:color w:val="000000"/>
        </w:rPr>
      </w:pPr>
      <w:r w:rsidRPr="008A292A">
        <w:rPr>
          <w:rFonts w:ascii="Times New Roman" w:hAnsi="Times New Roman" w:cs="Times New Roman"/>
          <w:noProof/>
          <w:color w:val="000000"/>
        </w:rPr>
        <w:lastRenderedPageBreak/>
        <mc:AlternateContent>
          <mc:Choice Requires="wps">
            <w:drawing>
              <wp:anchor distT="0" distB="0" distL="114300" distR="114300" simplePos="0" relativeHeight="251646976" behindDoc="0" locked="0" layoutInCell="1" allowOverlap="1" wp14:anchorId="0B79A201" wp14:editId="68BC8F10">
                <wp:simplePos x="0" y="0"/>
                <wp:positionH relativeFrom="column">
                  <wp:posOffset>-685800</wp:posOffset>
                </wp:positionH>
                <wp:positionV relativeFrom="paragraph">
                  <wp:posOffset>2057400</wp:posOffset>
                </wp:positionV>
                <wp:extent cx="6515100" cy="6858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51510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EF7BBB2" w14:textId="016547E8" w:rsidR="00825B90" w:rsidRPr="00B0663E" w:rsidRDefault="00825B90">
                            <w:pPr>
                              <w:rPr>
                                <w:rFonts w:ascii="Cambria" w:hAnsi="Cambria"/>
                              </w:rPr>
                            </w:pPr>
                            <w:r w:rsidRPr="00B0663E">
                              <w:rPr>
                                <w:rFonts w:ascii="Cambria" w:hAnsi="Cambria" w:cs="Helvetica Neue"/>
                                <w:b/>
                                <w:bCs/>
                                <w:color w:val="000000"/>
                              </w:rPr>
                              <w:t xml:space="preserve">Figure 1 </w:t>
                            </w:r>
                            <w:r w:rsidRPr="00B0663E">
                              <w:rPr>
                                <w:rFonts w:ascii="Cambria" w:hAnsi="Cambria" w:cs="Helvetica Neue"/>
                                <w:color w:val="000000"/>
                              </w:rPr>
                              <w:t>- Map of sampling locations for monarchs included in our sequencing design. Points in purple correspond to locations previously sampled in Zhan et al. (2014) and Pierce et al. (2014a). Points in turquoise represent sampling locations with no previous genetic polymorphism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B79A201" id="_x0000_t202" coordsize="21600,21600" o:spt="202" path="m,l,21600r21600,l21600,xe">
                <v:stroke joinstyle="miter"/>
                <v:path gradientshapeok="t" o:connecttype="rect"/>
              </v:shapetype>
              <v:shape id="Text Box 8" o:spid="_x0000_s1026" type="#_x0000_t202" style="position:absolute;margin-left:-54pt;margin-top:162pt;width:513pt;height:54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" filled="f" stroked="f">
                <v:textbox>
                  <w:txbxContent>
                    <w:p w14:paraId="5EF7BBB2" w14:textId="016547E8" w:rsidR="00825B90" w:rsidRPr="00B0663E" w:rsidRDefault="00825B90">
                      <w:pPr>
                        <w:rPr>
                          <w:rFonts w:ascii="Cambria" w:hAnsi="Cambria"/>
                        </w:rPr>
                      </w:pPr>
                      <w:r w:rsidRPr="00B0663E">
                        <w:rPr>
                          <w:rFonts w:ascii="Cambria" w:hAnsi="Cambria" w:cs="Helvetica Neue"/>
                          <w:b/>
                          <w:bCs/>
                          <w:color w:val="000000"/>
                        </w:rPr>
                        <w:t xml:space="preserve">Figure 1 </w:t>
                      </w:r>
                      <w:r w:rsidRPr="00B0663E">
                        <w:rPr>
                          <w:rFonts w:ascii="Cambria" w:hAnsi="Cambria" w:cs="Helvetica Neue"/>
                          <w:color w:val="000000"/>
                        </w:rPr>
                        <w:t>- Map of sampling locations for monarchs included in our sequencing design. Points in purple correspond to locations previously sampled in Zhan et al. (2014) and Pierce et al. (2014a). Points in turquoise represent sampling locations with no previous genetic polymorphism data.</w:t>
                      </w:r>
                    </w:p>
                  </w:txbxContent>
                </v:textbox>
                <w10:wrap type="square"/>
              </v:shape>
            </w:pict>
          </mc:Fallback>
        </mc:AlternateContent>
      </w:r>
      <w:r w:rsidRPr="008A292A">
        <w:rPr>
          <w:rFonts w:ascii="Times New Roman" w:hAnsi="Times New Roman" w:cs="Times New Roman"/>
          <w:noProof/>
          <w:color w:val="000000"/>
        </w:rPr>
        <w:drawing>
          <wp:anchor distT="0" distB="0" distL="114300" distR="114300" simplePos="0" relativeHeight="251638784" behindDoc="0" locked="0" layoutInCell="1" allowOverlap="1" wp14:anchorId="1777DE73" wp14:editId="24C94516">
            <wp:simplePos x="0" y="0"/>
            <wp:positionH relativeFrom="column">
              <wp:posOffset>-688340</wp:posOffset>
            </wp:positionH>
            <wp:positionV relativeFrom="paragraph">
              <wp:posOffset>-571500</wp:posOffset>
            </wp:positionV>
            <wp:extent cx="6631940" cy="2628900"/>
            <wp:effectExtent l="0" t="0" r="0" b="12700"/>
            <wp:wrapSquare wrapText="bothSides"/>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194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A5E76" w:rsidRPr="008A292A">
        <w:rPr>
          <w:rFonts w:ascii="Times New Roman" w:hAnsi="Times New Roman" w:cs="Times New Roman"/>
          <w:color w:val="000000"/>
        </w:rPr>
        <w:br w:type="page"/>
      </w:r>
      <w:r w:rsidR="00931CC7" w:rsidRPr="008A292A">
        <w:rPr>
          <w:rFonts w:ascii="Times New Roman" w:hAnsi="Times New Roman" w:cs="Times New Roman"/>
          <w:noProof/>
        </w:rPr>
        <w:lastRenderedPageBreak/>
        <w:drawing>
          <wp:anchor distT="0" distB="0" distL="114300" distR="114300" simplePos="0" relativeHeight="251651072" behindDoc="0" locked="0" layoutInCell="1" allowOverlap="1" wp14:anchorId="146DEA2E" wp14:editId="586C2286">
            <wp:simplePos x="0" y="0"/>
            <wp:positionH relativeFrom="column">
              <wp:posOffset>-899160</wp:posOffset>
            </wp:positionH>
            <wp:positionV relativeFrom="paragraph">
              <wp:posOffset>-697865</wp:posOffset>
            </wp:positionV>
            <wp:extent cx="7735570" cy="50812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735570" cy="5081270"/>
                    </a:xfrm>
                    <a:prstGeom prst="rect">
                      <a:avLst/>
                    </a:prstGeom>
                  </pic:spPr>
                </pic:pic>
              </a:graphicData>
            </a:graphic>
            <wp14:sizeRelH relativeFrom="page">
              <wp14:pctWidth>0</wp14:pctWidth>
            </wp14:sizeRelH>
            <wp14:sizeRelV relativeFrom="page">
              <wp14:pctHeight>0</wp14:pctHeight>
            </wp14:sizeRelV>
          </wp:anchor>
        </w:drawing>
      </w:r>
      <w:r w:rsidR="000F23E4" w:rsidRPr="008A292A">
        <w:rPr>
          <w:rFonts w:ascii="Times New Roman" w:hAnsi="Times New Roman" w:cs="Times New Roman"/>
          <w:noProof/>
          <w:color w:val="000000"/>
        </w:rPr>
        <mc:AlternateContent>
          <mc:Choice Requires="wps">
            <w:drawing>
              <wp:anchor distT="0" distB="0" distL="114300" distR="114300" simplePos="0" relativeHeight="251632640" behindDoc="0" locked="0" layoutInCell="1" allowOverlap="1" wp14:anchorId="0A7907C6" wp14:editId="47755E19">
                <wp:simplePos x="0" y="0"/>
                <wp:positionH relativeFrom="column">
                  <wp:posOffset>-685800</wp:posOffset>
                </wp:positionH>
                <wp:positionV relativeFrom="paragraph">
                  <wp:posOffset>4343400</wp:posOffset>
                </wp:positionV>
                <wp:extent cx="6515100" cy="1485900"/>
                <wp:effectExtent l="0" t="0" r="0" b="12700"/>
                <wp:wrapSquare wrapText="bothSides"/>
                <wp:docPr id="5" name="Text Box 5"/>
                <wp:cNvGraphicFramePr/>
                <a:graphic xmlns:a="http://schemas.openxmlformats.org/drawingml/2006/main">
                  <a:graphicData uri="http://schemas.microsoft.com/office/word/2010/wordprocessingShape">
                    <wps:wsp>
                      <wps:cNvSpPr txBox="1"/>
                      <wps:spPr>
                        <a:xfrm>
                          <a:off x="0" y="0"/>
                          <a:ext cx="6515100" cy="1485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A4FE530" w14:textId="0C54A9D6" w:rsidR="00825B90" w:rsidRDefault="00825B90">
                            <w:r w:rsidRPr="00764127">
                              <w:rPr>
                                <w:b/>
                              </w:rPr>
                              <w:t>Figure 2</w:t>
                            </w:r>
                            <w:r>
                              <w:t xml:space="preserve"> – Relatedness among sampled population. (a) Principal component analysis largely recapitulates the geographical distribution of samples, with PC1 explaining 44.7% of variation and corresponding to the east-west axis of differentiation. (b) </w:t>
                            </w:r>
                            <w:proofErr w:type="spellStart"/>
                            <w:r>
                              <w:t>NGSadmix</w:t>
                            </w:r>
                            <w:proofErr w:type="spellEnd"/>
                            <w:r>
                              <w:t xml:space="preserve"> plots showing the proportion of ancestry across clustering values between k = 2 and k = 9. At k = 5, Hawaii reflects a mixture of ancestry comprising North American, Mariana Islands, and southwestern Pacific samples. At k = 6, Hawaii becomes its own cluster. At values beyond k = 6, populations are subdivided. (c) Neighbor joining tree (d) Map of sampled populations, with pie charts reflecting results from </w:t>
                            </w:r>
                            <w:proofErr w:type="spellStart"/>
                            <w:r>
                              <w:t>NGSadmix</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7907C6" id="Text Box 5" o:spid="_x0000_s1027" type="#_x0000_t202" style="position:absolute;margin-left:-54pt;margin-top:342pt;width:513pt;height:117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" filled="f" stroked="f">
                <v:textbox>
                  <w:txbxContent>
                    <w:p w14:paraId="1A4FE530" w14:textId="0C54A9D6" w:rsidR="00825B90" w:rsidRDefault="00825B90">
                      <w:r w:rsidRPr="00764127">
                        <w:rPr>
                          <w:b/>
                        </w:rPr>
                        <w:t>Figure 2</w:t>
                      </w:r>
                      <w:r>
                        <w:t xml:space="preserve"> – Relatedness among sampled population. (a) Principal component analysis largely recapitulates the geographical distribution of samples, with PC1 explaining 44.7% of variation and corresponding to the east-west axis of differentiation. (b) </w:t>
                      </w:r>
                      <w:proofErr w:type="spellStart"/>
                      <w:r>
                        <w:t>NGSadmix</w:t>
                      </w:r>
                      <w:proofErr w:type="spellEnd"/>
                      <w:r>
                        <w:t xml:space="preserve"> plots showing the proportion of ancestry across clustering values between k = 2 and k = 9. At k = 5, Hawaii reflects a mixture of ancestry comprising North American, Mariana Islands, and southwestern Pacific samples. At k = 6, Hawaii becomes its own cluster. At values beyond k = 6, populations are subdivided. (c) Neighbor joining tree (d) Map of sampled populations, with pie charts reflecting results from </w:t>
                      </w:r>
                      <w:proofErr w:type="spellStart"/>
                      <w:r>
                        <w:t>NGSadmix</w:t>
                      </w:r>
                      <w:proofErr w:type="spellEnd"/>
                      <w:r>
                        <w:t>.</w:t>
                      </w:r>
                    </w:p>
                  </w:txbxContent>
                </v:textbox>
                <w10:wrap type="square"/>
              </v:shape>
            </w:pict>
          </mc:Fallback>
        </mc:AlternateContent>
      </w:r>
      <w:commentRangeStart w:id="13"/>
      <w:commentRangeEnd w:id="13"/>
      <w:r w:rsidR="001E6764" w:rsidRPr="008A292A">
        <w:rPr>
          <w:rStyle w:val="CommentReference"/>
          <w:rFonts w:ascii="Times New Roman" w:hAnsi="Times New Roman" w:cs="Times New Roman"/>
        </w:rPr>
        <w:commentReference w:id="13"/>
      </w:r>
      <w:r w:rsidR="002647E1" w:rsidRPr="008A292A">
        <w:rPr>
          <w:rFonts w:ascii="Times New Roman" w:hAnsi="Times New Roman" w:cs="Times New Roman"/>
          <w:color w:val="000000"/>
        </w:rPr>
        <w:br w:type="page"/>
      </w:r>
    </w:p>
    <w:p w14:paraId="5307EBA8" w14:textId="5FE19F51" w:rsidR="004A5E76" w:rsidRPr="008A292A" w:rsidRDefault="0008472C" w:rsidP="004A5E76">
      <w:pPr>
        <w:rPr>
          <w:rFonts w:ascii="Times New Roman" w:hAnsi="Times New Roman" w:cs="Times New Roman"/>
          <w:color w:val="000000"/>
        </w:rPr>
      </w:pPr>
      <w:r w:rsidRPr="008A292A">
        <w:rPr>
          <w:rFonts w:ascii="Times New Roman" w:hAnsi="Times New Roman" w:cs="Times New Roman"/>
          <w:noProof/>
          <w:color w:val="000000"/>
        </w:rPr>
        <w:lastRenderedPageBreak/>
        <mc:AlternateContent>
          <mc:Choice Requires="wps">
            <w:drawing>
              <wp:anchor distT="0" distB="0" distL="114300" distR="114300" simplePos="0" relativeHeight="251649024" behindDoc="0" locked="0" layoutInCell="1" allowOverlap="1" wp14:anchorId="6DA9D58B" wp14:editId="7CA7C2BD">
                <wp:simplePos x="0" y="0"/>
                <wp:positionH relativeFrom="column">
                  <wp:posOffset>-906780</wp:posOffset>
                </wp:positionH>
                <wp:positionV relativeFrom="paragraph">
                  <wp:posOffset>8031480</wp:posOffset>
                </wp:positionV>
                <wp:extent cx="7764780" cy="69342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7764780" cy="6934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7B82EA1" w14:textId="1DADD583" w:rsidR="00825B90" w:rsidRPr="0008472C" w:rsidRDefault="00825B90" w:rsidP="0008472C">
                            <w:r>
                              <w:t xml:space="preserve">Figure 3 – Derived allele frequency spectra (below diagonal) and directionality indices (above diagonal) for each pairwise comparison between each well-sampled population. Spectra polarized via reference to putative sister taxa </w:t>
                            </w:r>
                            <w:r w:rsidRPr="00621411">
                              <w:rPr>
                                <w:rFonts w:ascii="Helvetica Neue" w:eastAsia="Times New Roman" w:hAnsi="Helvetica Neue" w:cs="Times New Roman"/>
                                <w:i/>
                                <w:iCs/>
                              </w:rPr>
                              <w:t xml:space="preserve">Danaus </w:t>
                            </w:r>
                            <w:proofErr w:type="spellStart"/>
                            <w:r w:rsidRPr="00621411">
                              <w:rPr>
                                <w:rFonts w:ascii="Helvetica Neue" w:eastAsia="Times New Roman" w:hAnsi="Helvetica Neue" w:cs="Times New Roman"/>
                                <w:i/>
                                <w:iCs/>
                              </w:rPr>
                              <w:t>erippus</w:t>
                            </w:r>
                            <w:proofErr w:type="spellEnd"/>
                            <w:r>
                              <w:rPr>
                                <w:rFonts w:ascii="Helvetica Neue" w:eastAsia="Times New Roman" w:hAnsi="Helvetica Neue" w:cs="Times New Roman"/>
                                <w:i/>
                                <w:iCs/>
                              </w:rPr>
                              <w:t xml:space="preserve"> </w:t>
                            </w:r>
                            <w:r>
                              <w:rPr>
                                <w:rFonts w:ascii="Helvetica Neue" w:eastAsia="Times New Roman" w:hAnsi="Helvetica Neue" w:cs="Times New Roman"/>
                              </w:rPr>
                              <w:t>and projected to 10 gene copies per population.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9D58B" id="Text Box 2" o:spid="_x0000_s1028" type="#_x0000_t202" style="position:absolute;margin-left:-71.4pt;margin-top:632.4pt;width:611.4pt;height:54.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" filled="f" stroked="f">
                <v:textbox>
                  <w:txbxContent>
                    <w:p w14:paraId="27B82EA1" w14:textId="1DADD583" w:rsidR="00825B90" w:rsidRPr="0008472C" w:rsidRDefault="00825B90" w:rsidP="0008472C">
                      <w:r>
                        <w:t xml:space="preserve">Figure 3 – Derived allele frequency spectra (below diagonal) and directionality indices (above diagonal) for each pairwise comparison between each well-sampled population. Spectra polarized via reference to putative sister taxa </w:t>
                      </w:r>
                      <w:r w:rsidRPr="00621411">
                        <w:rPr>
                          <w:rFonts w:ascii="Helvetica Neue" w:eastAsia="Times New Roman" w:hAnsi="Helvetica Neue" w:cs="Times New Roman"/>
                          <w:i/>
                          <w:iCs/>
                        </w:rPr>
                        <w:t xml:space="preserve">Danaus </w:t>
                      </w:r>
                      <w:proofErr w:type="spellStart"/>
                      <w:r w:rsidRPr="00621411">
                        <w:rPr>
                          <w:rFonts w:ascii="Helvetica Neue" w:eastAsia="Times New Roman" w:hAnsi="Helvetica Neue" w:cs="Times New Roman"/>
                          <w:i/>
                          <w:iCs/>
                        </w:rPr>
                        <w:t>erippus</w:t>
                      </w:r>
                      <w:proofErr w:type="spellEnd"/>
                      <w:r>
                        <w:rPr>
                          <w:rFonts w:ascii="Helvetica Neue" w:eastAsia="Times New Roman" w:hAnsi="Helvetica Neue" w:cs="Times New Roman"/>
                          <w:i/>
                          <w:iCs/>
                        </w:rPr>
                        <w:t xml:space="preserve"> </w:t>
                      </w:r>
                      <w:r>
                        <w:rPr>
                          <w:rFonts w:ascii="Helvetica Neue" w:eastAsia="Times New Roman" w:hAnsi="Helvetica Neue" w:cs="Times New Roman"/>
                        </w:rPr>
                        <w:t>and projected to 10 gene copies per population.</w:t>
                      </w:r>
                    </w:p>
                  </w:txbxContent>
                </v:textbox>
                <w10:wrap type="square"/>
              </v:shape>
            </w:pict>
          </mc:Fallback>
        </mc:AlternateContent>
      </w:r>
      <w:r w:rsidRPr="008A292A">
        <w:rPr>
          <w:rFonts w:ascii="Times New Roman" w:hAnsi="Times New Roman" w:cs="Times New Roman"/>
          <w:noProof/>
        </w:rPr>
        <w:drawing>
          <wp:anchor distT="0" distB="0" distL="114300" distR="114300" simplePos="0" relativeHeight="251655168" behindDoc="0" locked="0" layoutInCell="1" allowOverlap="1" wp14:anchorId="22474626" wp14:editId="4AE6CECF">
            <wp:simplePos x="0" y="0"/>
            <wp:positionH relativeFrom="column">
              <wp:posOffset>-914400</wp:posOffset>
            </wp:positionH>
            <wp:positionV relativeFrom="paragraph">
              <wp:posOffset>0</wp:posOffset>
            </wp:positionV>
            <wp:extent cx="7772400" cy="7832852"/>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772400" cy="7832852"/>
                    </a:xfrm>
                    <a:prstGeom prst="rect">
                      <a:avLst/>
                    </a:prstGeom>
                  </pic:spPr>
                </pic:pic>
              </a:graphicData>
            </a:graphic>
            <wp14:sizeRelH relativeFrom="page">
              <wp14:pctWidth>0</wp14:pctWidth>
            </wp14:sizeRelH>
            <wp14:sizeRelV relativeFrom="page">
              <wp14:pctHeight>0</wp14:pctHeight>
            </wp14:sizeRelV>
          </wp:anchor>
        </w:drawing>
      </w:r>
    </w:p>
    <w:p w14:paraId="17B963A5" w14:textId="265CEF4E" w:rsidR="004A5E76" w:rsidRPr="008A292A" w:rsidRDefault="004A5E76">
      <w:pPr>
        <w:rPr>
          <w:rFonts w:ascii="Times New Roman" w:hAnsi="Times New Roman" w:cs="Times New Roman"/>
          <w:color w:val="000000"/>
        </w:rPr>
      </w:pPr>
    </w:p>
    <w:p w14:paraId="0894FC72" w14:textId="4DD0A336" w:rsidR="004A5E76" w:rsidRPr="008A292A" w:rsidRDefault="004A5E76">
      <w:pPr>
        <w:rPr>
          <w:rFonts w:ascii="Times New Roman" w:hAnsi="Times New Roman" w:cs="Times New Roman"/>
          <w:color w:val="000000"/>
        </w:rPr>
      </w:pPr>
    </w:p>
    <w:p w14:paraId="1F6BC3DD" w14:textId="42D21CEB" w:rsidR="004A5E76" w:rsidRPr="008A292A" w:rsidRDefault="004A5E76" w:rsidP="0064060B">
      <w:pPr>
        <w:jc w:val="both"/>
        <w:rPr>
          <w:rFonts w:ascii="Times New Roman" w:hAnsi="Times New Roman" w:cs="Times New Roman"/>
          <w:color w:val="000000"/>
        </w:rPr>
      </w:pPr>
    </w:p>
    <w:p w14:paraId="0D681D4E" w14:textId="61972D5E" w:rsidR="00B0663E" w:rsidRPr="008A292A" w:rsidRDefault="00B0663E" w:rsidP="0008472C">
      <w:pPr>
        <w:jc w:val="both"/>
        <w:rPr>
          <w:rFonts w:ascii="Times New Roman" w:hAnsi="Times New Roman" w:cs="Times New Roman"/>
          <w:color w:val="000000"/>
        </w:rPr>
      </w:pPr>
    </w:p>
    <w:p w14:paraId="1F93C3FB" w14:textId="0CEDA533" w:rsidR="00B0663E" w:rsidRPr="008A292A" w:rsidRDefault="00EE23DF">
      <w:pPr>
        <w:rPr>
          <w:rFonts w:ascii="Times New Roman" w:eastAsia="Times New Roman" w:hAnsi="Times New Roman" w:cs="Times New Roman"/>
        </w:rPr>
      </w:pPr>
      <w:r w:rsidRPr="008A292A">
        <w:rPr>
          <w:rFonts w:ascii="Times New Roman" w:eastAsia="Times New Roman" w:hAnsi="Times New Roman" w:cs="Times New Roman"/>
          <w:noProof/>
        </w:rPr>
        <w:lastRenderedPageBreak/>
        <mc:AlternateContent>
          <mc:Choice Requires="wps">
            <w:drawing>
              <wp:anchor distT="0" distB="0" distL="114300" distR="114300" simplePos="0" relativeHeight="251636736" behindDoc="0" locked="0" layoutInCell="1" allowOverlap="1" wp14:anchorId="41ED015E" wp14:editId="1398C8AC">
                <wp:simplePos x="0" y="0"/>
                <wp:positionH relativeFrom="column">
                  <wp:posOffset>-830580</wp:posOffset>
                </wp:positionH>
                <wp:positionV relativeFrom="paragraph">
                  <wp:posOffset>6156960</wp:posOffset>
                </wp:positionV>
                <wp:extent cx="7688580" cy="86106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7688580" cy="86106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E712B7F" w14:textId="473B6825" w:rsidR="00825B90" w:rsidRDefault="00825B90">
                            <w:r>
                              <w:t xml:space="preserve">Figure 4 – Results of the </w:t>
                            </w:r>
                            <w:proofErr w:type="spellStart"/>
                            <w:r>
                              <w:t>dadi</w:t>
                            </w:r>
                            <w:proofErr w:type="spellEnd"/>
                            <w:r>
                              <w:t xml:space="preserve"> optimization runs for the “Found and Grow” (Left) and “Three Epoch Found and Grow” (Right) demographic models. (a) Hawaii establishment effective size and years since establishment. (b) Current effective size estimates in North America and Hawaii. (c) Migration rates from North America to Hawaii and vice versa.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D015E" id="Text Box 9" o:spid="_x0000_s1029" type="#_x0000_t202" style="position:absolute;margin-left:-65.4pt;margin-top:484.8pt;width:605.4pt;height:67.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" filled="f" stroked="f">
                <v:textbox>
                  <w:txbxContent>
                    <w:p w14:paraId="1E712B7F" w14:textId="473B6825" w:rsidR="00825B90" w:rsidRDefault="00825B90">
                      <w:r>
                        <w:t xml:space="preserve">Figure 4 – Results of the </w:t>
                      </w:r>
                      <w:proofErr w:type="spellStart"/>
                      <w:r>
                        <w:t>dadi</w:t>
                      </w:r>
                      <w:proofErr w:type="spellEnd"/>
                      <w:r>
                        <w:t xml:space="preserve"> optimization runs for the “Found and Grow” (Left) and “Three Epoch Found and Grow” (Right) demographic models. (a) Hawaii establishment effective size and years since establishment. (b) Current effective size estimates in North America and Hawaii. (c) Migration rates from North America to Hawaii and vice versa.</w:t>
                      </w:r>
                    </w:p>
                  </w:txbxContent>
                </v:textbox>
                <w10:wrap type="square"/>
              </v:shape>
            </w:pict>
          </mc:Fallback>
        </mc:AlternateContent>
      </w:r>
      <w:r w:rsidRPr="008A292A">
        <w:rPr>
          <w:rFonts w:ascii="Times New Roman" w:hAnsi="Times New Roman" w:cs="Times New Roman"/>
          <w:noProof/>
        </w:rPr>
        <w:drawing>
          <wp:anchor distT="0" distB="0" distL="114300" distR="114300" simplePos="0" relativeHeight="251644928" behindDoc="0" locked="0" layoutInCell="1" allowOverlap="1" wp14:anchorId="056CBB53" wp14:editId="6757306B">
            <wp:simplePos x="0" y="0"/>
            <wp:positionH relativeFrom="column">
              <wp:posOffset>-845820</wp:posOffset>
            </wp:positionH>
            <wp:positionV relativeFrom="paragraph">
              <wp:posOffset>0</wp:posOffset>
            </wp:positionV>
            <wp:extent cx="7696200" cy="599948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696200" cy="5999480"/>
                    </a:xfrm>
                    <a:prstGeom prst="rect">
                      <a:avLst/>
                    </a:prstGeom>
                  </pic:spPr>
                </pic:pic>
              </a:graphicData>
            </a:graphic>
            <wp14:sizeRelH relativeFrom="page">
              <wp14:pctWidth>0</wp14:pctWidth>
            </wp14:sizeRelH>
            <wp14:sizeRelV relativeFrom="page">
              <wp14:pctHeight>0</wp14:pctHeight>
            </wp14:sizeRelV>
          </wp:anchor>
        </w:drawing>
      </w:r>
      <w:r w:rsidR="00B0663E" w:rsidRPr="008A292A">
        <w:rPr>
          <w:rFonts w:ascii="Times New Roman" w:eastAsia="Times New Roman" w:hAnsi="Times New Roman" w:cs="Times New Roman"/>
        </w:rPr>
        <w:br w:type="page"/>
      </w:r>
      <w:commentRangeStart w:id="14"/>
      <w:commentRangeEnd w:id="14"/>
      <w:r w:rsidR="005C3817" w:rsidRPr="008A292A">
        <w:rPr>
          <w:rStyle w:val="CommentReference"/>
          <w:rFonts w:ascii="Times New Roman" w:hAnsi="Times New Roman" w:cs="Times New Roman"/>
        </w:rPr>
        <w:commentReference w:id="14"/>
      </w:r>
    </w:p>
    <w:tbl>
      <w:tblPr>
        <w:tblStyle w:val="TableGrid"/>
        <w:tblW w:w="0" w:type="auto"/>
        <w:tblLook w:val="04A0" w:firstRow="1" w:lastRow="0" w:firstColumn="1" w:lastColumn="0" w:noHBand="0" w:noVBand="1"/>
      </w:tblPr>
      <w:tblGrid>
        <w:gridCol w:w="1434"/>
        <w:gridCol w:w="1470"/>
        <w:gridCol w:w="1470"/>
        <w:gridCol w:w="797"/>
        <w:gridCol w:w="825"/>
        <w:gridCol w:w="1282"/>
      </w:tblGrid>
      <w:tr w:rsidR="00265C46" w:rsidRPr="008A292A" w14:paraId="0D0B1C2A" w14:textId="77777777" w:rsidTr="00243D64">
        <w:trPr>
          <w:trHeight w:val="288"/>
        </w:trPr>
        <w:tc>
          <w:tcPr>
            <w:tcW w:w="1434" w:type="dxa"/>
            <w:noWrap/>
            <w:hideMark/>
          </w:tcPr>
          <w:p w14:paraId="100CADDF" w14:textId="77777777" w:rsidR="00265C46" w:rsidRPr="008A292A" w:rsidRDefault="00265C46" w:rsidP="00825B90">
            <w:pPr>
              <w:rPr>
                <w:rFonts w:ascii="Times New Roman" w:hAnsi="Times New Roman" w:cs="Times New Roman"/>
                <w:b/>
                <w:bCs/>
              </w:rPr>
            </w:pPr>
            <w:r w:rsidRPr="008A292A">
              <w:rPr>
                <w:rFonts w:ascii="Times New Roman" w:hAnsi="Times New Roman" w:cs="Times New Roman"/>
                <w:b/>
                <w:bCs/>
              </w:rPr>
              <w:lastRenderedPageBreak/>
              <w:t>Population</w:t>
            </w:r>
          </w:p>
        </w:tc>
        <w:tc>
          <w:tcPr>
            <w:tcW w:w="1470" w:type="dxa"/>
          </w:tcPr>
          <w:p w14:paraId="6053F47E" w14:textId="654893A6" w:rsidR="00265C46" w:rsidRPr="008A292A" w:rsidRDefault="00265C46" w:rsidP="00825B90">
            <w:pPr>
              <w:jc w:val="right"/>
              <w:rPr>
                <w:rFonts w:ascii="Times New Roman" w:hAnsi="Times New Roman" w:cs="Times New Roman"/>
                <w:b/>
                <w:bCs/>
              </w:rPr>
            </w:pPr>
            <w:r w:rsidRPr="008A292A">
              <w:rPr>
                <w:rFonts w:ascii="Times New Roman" w:hAnsi="Times New Roman" w:cs="Times New Roman"/>
                <w:b/>
                <w:bCs/>
              </w:rPr>
              <w:t># Samples</w:t>
            </w:r>
          </w:p>
        </w:tc>
        <w:tc>
          <w:tcPr>
            <w:tcW w:w="1470" w:type="dxa"/>
            <w:noWrap/>
            <w:hideMark/>
          </w:tcPr>
          <w:p w14:paraId="5176EF3F" w14:textId="7785BA96" w:rsidR="00265C46" w:rsidRPr="008A292A" w:rsidRDefault="00265C46" w:rsidP="00825B90">
            <w:pPr>
              <w:jc w:val="right"/>
              <w:rPr>
                <w:rFonts w:ascii="Times New Roman" w:hAnsi="Times New Roman" w:cs="Times New Roman"/>
                <w:b/>
                <w:bCs/>
              </w:rPr>
            </w:pPr>
            <w:r w:rsidRPr="008A292A">
              <w:rPr>
                <w:rFonts w:ascii="Times New Roman" w:hAnsi="Times New Roman" w:cs="Times New Roman"/>
                <w:b/>
                <w:bCs/>
              </w:rPr>
              <w:t>Tajima's D</w:t>
            </w:r>
          </w:p>
        </w:tc>
        <w:tc>
          <w:tcPr>
            <w:tcW w:w="797" w:type="dxa"/>
            <w:noWrap/>
            <w:hideMark/>
          </w:tcPr>
          <w:p w14:paraId="5AC5164E" w14:textId="77777777" w:rsidR="00265C46" w:rsidRPr="008A292A" w:rsidRDefault="00265C46" w:rsidP="00825B90">
            <w:pPr>
              <w:jc w:val="right"/>
              <w:rPr>
                <w:rFonts w:ascii="Times New Roman" w:hAnsi="Times New Roman" w:cs="Times New Roman"/>
                <w:b/>
                <w:bCs/>
                <w:vertAlign w:val="subscript"/>
              </w:rPr>
            </w:pPr>
            <w:r w:rsidRPr="008A292A">
              <w:rPr>
                <w:rFonts w:ascii="Times New Roman" w:hAnsi="Times New Roman" w:cs="Times New Roman"/>
                <w:b/>
                <w:bCs/>
              </w:rPr>
              <w:t>H</w:t>
            </w:r>
            <w:r w:rsidRPr="008A292A">
              <w:rPr>
                <w:rFonts w:ascii="Times New Roman" w:hAnsi="Times New Roman" w:cs="Times New Roman"/>
                <w:b/>
                <w:bCs/>
              </w:rPr>
              <w:softHyphen/>
            </w:r>
            <w:r w:rsidRPr="008A292A">
              <w:rPr>
                <w:rFonts w:ascii="Times New Roman" w:hAnsi="Times New Roman" w:cs="Times New Roman"/>
                <w:b/>
                <w:bCs/>
                <w:vertAlign w:val="subscript"/>
              </w:rPr>
              <w:t>O</w:t>
            </w:r>
          </w:p>
        </w:tc>
        <w:tc>
          <w:tcPr>
            <w:tcW w:w="825" w:type="dxa"/>
            <w:noWrap/>
            <w:hideMark/>
          </w:tcPr>
          <w:p w14:paraId="55F5A70B" w14:textId="77777777" w:rsidR="00265C46" w:rsidRPr="008A292A" w:rsidRDefault="00265C46" w:rsidP="00825B90">
            <w:pPr>
              <w:jc w:val="right"/>
              <w:rPr>
                <w:rFonts w:ascii="Times New Roman" w:hAnsi="Times New Roman" w:cs="Times New Roman"/>
                <w:b/>
                <w:bCs/>
              </w:rPr>
            </w:pPr>
            <w:r w:rsidRPr="008A292A">
              <w:rPr>
                <w:rFonts w:ascii="Times New Roman" w:hAnsi="Times New Roman" w:cs="Times New Roman"/>
                <w:b/>
                <w:bCs/>
              </w:rPr>
              <w:t>π</w:t>
            </w:r>
          </w:p>
        </w:tc>
        <w:tc>
          <w:tcPr>
            <w:tcW w:w="1282" w:type="dxa"/>
            <w:noWrap/>
            <w:hideMark/>
          </w:tcPr>
          <w:p w14:paraId="4C1642BD" w14:textId="1F7EE07D" w:rsidR="00265C46" w:rsidRPr="008A292A" w:rsidRDefault="00265C46" w:rsidP="00825B90">
            <w:pPr>
              <w:jc w:val="right"/>
              <w:rPr>
                <w:rFonts w:ascii="Times New Roman" w:hAnsi="Times New Roman" w:cs="Times New Roman"/>
                <w:b/>
                <w:bCs/>
              </w:rPr>
            </w:pPr>
            <m:oMathPara>
              <m:oMath>
                <m:f>
                  <m:fPr>
                    <m:type m:val="lin"/>
                    <m:ctrlPr>
                      <w:rPr>
                        <w:rFonts w:ascii="Cambria Math" w:hAnsi="Cambria Math" w:cs="Times New Roman"/>
                        <w:b/>
                        <w:bCs/>
                        <w:i/>
                      </w:rPr>
                    </m:ctrlPr>
                  </m:fPr>
                  <m:num>
                    <m:r>
                      <m:rPr>
                        <m:sty m:val="b"/>
                      </m:rPr>
                      <w:rPr>
                        <w:rFonts w:ascii="Cambria Math" w:hAnsi="Cambria Math" w:cs="Times New Roman"/>
                      </w:rPr>
                      <m:t>Het</m:t>
                    </m:r>
                  </m:num>
                  <m:den>
                    <m:r>
                      <m:rPr>
                        <m:sty m:val="b"/>
                      </m:rPr>
                      <w:rPr>
                        <w:rFonts w:ascii="Cambria Math" w:hAnsi="Cambria Math" w:cs="Times New Roman"/>
                      </w:rPr>
                      <m:t>Hom</m:t>
                    </m:r>
                  </m:den>
                </m:f>
              </m:oMath>
            </m:oMathPara>
          </w:p>
        </w:tc>
      </w:tr>
      <w:tr w:rsidR="00265C46" w:rsidRPr="008A292A" w14:paraId="2BCE85A3" w14:textId="77777777" w:rsidTr="00243D64">
        <w:trPr>
          <w:trHeight w:val="288"/>
        </w:trPr>
        <w:tc>
          <w:tcPr>
            <w:tcW w:w="1434" w:type="dxa"/>
            <w:noWrap/>
            <w:hideMark/>
          </w:tcPr>
          <w:p w14:paraId="7E442004" w14:textId="77777777" w:rsidR="00265C46" w:rsidRPr="008A292A" w:rsidRDefault="00265C46" w:rsidP="00825B90">
            <w:pPr>
              <w:jc w:val="right"/>
              <w:rPr>
                <w:rFonts w:ascii="Times New Roman" w:hAnsi="Times New Roman" w:cs="Times New Roman"/>
                <w:b/>
                <w:bCs/>
              </w:rPr>
            </w:pPr>
            <w:r w:rsidRPr="008A292A">
              <w:rPr>
                <w:rFonts w:ascii="Times New Roman" w:hAnsi="Times New Roman" w:cs="Times New Roman"/>
                <w:b/>
                <w:bCs/>
              </w:rPr>
              <w:t>NAM</w:t>
            </w:r>
          </w:p>
        </w:tc>
        <w:tc>
          <w:tcPr>
            <w:tcW w:w="1470" w:type="dxa"/>
          </w:tcPr>
          <w:p w14:paraId="552853F2" w14:textId="5B5DBDA9" w:rsidR="00265C46" w:rsidRPr="008A292A" w:rsidRDefault="00265C46" w:rsidP="00825B90">
            <w:pPr>
              <w:jc w:val="right"/>
              <w:rPr>
                <w:rFonts w:ascii="Times New Roman" w:hAnsi="Times New Roman" w:cs="Times New Roman"/>
              </w:rPr>
            </w:pPr>
            <w:r w:rsidRPr="008A292A">
              <w:rPr>
                <w:rFonts w:ascii="Times New Roman" w:hAnsi="Times New Roman" w:cs="Times New Roman"/>
              </w:rPr>
              <w:t>83</w:t>
            </w:r>
          </w:p>
        </w:tc>
        <w:tc>
          <w:tcPr>
            <w:tcW w:w="1470" w:type="dxa"/>
            <w:noWrap/>
            <w:hideMark/>
          </w:tcPr>
          <w:p w14:paraId="168D3277" w14:textId="0FD7641D" w:rsidR="00265C46" w:rsidRPr="008A292A" w:rsidRDefault="00265C46" w:rsidP="00825B90">
            <w:pPr>
              <w:jc w:val="right"/>
              <w:rPr>
                <w:rFonts w:ascii="Times New Roman" w:hAnsi="Times New Roman" w:cs="Times New Roman"/>
              </w:rPr>
            </w:pPr>
            <w:r w:rsidRPr="008A292A">
              <w:rPr>
                <w:rFonts w:ascii="Times New Roman" w:hAnsi="Times New Roman" w:cs="Times New Roman"/>
              </w:rPr>
              <w:t>-1.92</w:t>
            </w:r>
          </w:p>
        </w:tc>
        <w:tc>
          <w:tcPr>
            <w:tcW w:w="797" w:type="dxa"/>
            <w:noWrap/>
            <w:hideMark/>
          </w:tcPr>
          <w:p w14:paraId="41D5C032"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0.055</w:t>
            </w:r>
          </w:p>
        </w:tc>
        <w:tc>
          <w:tcPr>
            <w:tcW w:w="825" w:type="dxa"/>
            <w:noWrap/>
            <w:hideMark/>
          </w:tcPr>
          <w:p w14:paraId="403B0426"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0.064</w:t>
            </w:r>
          </w:p>
        </w:tc>
        <w:tc>
          <w:tcPr>
            <w:tcW w:w="1282" w:type="dxa"/>
            <w:noWrap/>
            <w:hideMark/>
          </w:tcPr>
          <w:p w14:paraId="331AF24F"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0.059</w:t>
            </w:r>
          </w:p>
        </w:tc>
      </w:tr>
      <w:tr w:rsidR="00265C46" w:rsidRPr="008A292A" w14:paraId="6EA4D4A0" w14:textId="77777777" w:rsidTr="00243D64">
        <w:trPr>
          <w:trHeight w:val="288"/>
        </w:trPr>
        <w:tc>
          <w:tcPr>
            <w:tcW w:w="1434" w:type="dxa"/>
            <w:noWrap/>
            <w:hideMark/>
          </w:tcPr>
          <w:p w14:paraId="2CE975E3" w14:textId="77777777" w:rsidR="00265C46" w:rsidRPr="008A292A" w:rsidRDefault="00265C46" w:rsidP="00825B90">
            <w:pPr>
              <w:jc w:val="right"/>
              <w:rPr>
                <w:rFonts w:ascii="Times New Roman" w:hAnsi="Times New Roman" w:cs="Times New Roman"/>
                <w:b/>
                <w:bCs/>
              </w:rPr>
            </w:pPr>
            <w:r w:rsidRPr="008A292A">
              <w:rPr>
                <w:rFonts w:ascii="Times New Roman" w:hAnsi="Times New Roman" w:cs="Times New Roman"/>
                <w:b/>
                <w:bCs/>
              </w:rPr>
              <w:t>HAW</w:t>
            </w:r>
          </w:p>
        </w:tc>
        <w:tc>
          <w:tcPr>
            <w:tcW w:w="1470" w:type="dxa"/>
          </w:tcPr>
          <w:p w14:paraId="585E8DD5" w14:textId="3641E3DF" w:rsidR="00265C46" w:rsidRPr="008A292A" w:rsidRDefault="00265C46" w:rsidP="00825B90">
            <w:pPr>
              <w:jc w:val="right"/>
              <w:rPr>
                <w:rFonts w:ascii="Times New Roman" w:hAnsi="Times New Roman" w:cs="Times New Roman"/>
              </w:rPr>
            </w:pPr>
            <w:r w:rsidRPr="008A292A">
              <w:rPr>
                <w:rFonts w:ascii="Times New Roman" w:hAnsi="Times New Roman" w:cs="Times New Roman"/>
              </w:rPr>
              <w:t>9</w:t>
            </w:r>
          </w:p>
        </w:tc>
        <w:tc>
          <w:tcPr>
            <w:tcW w:w="1470" w:type="dxa"/>
            <w:noWrap/>
            <w:hideMark/>
          </w:tcPr>
          <w:p w14:paraId="135C5DBC" w14:textId="07295996" w:rsidR="00265C46" w:rsidRPr="008A292A" w:rsidRDefault="00265C46" w:rsidP="00825B90">
            <w:pPr>
              <w:jc w:val="right"/>
              <w:rPr>
                <w:rFonts w:ascii="Times New Roman" w:hAnsi="Times New Roman" w:cs="Times New Roman"/>
              </w:rPr>
            </w:pPr>
            <w:r w:rsidRPr="008A292A">
              <w:rPr>
                <w:rFonts w:ascii="Times New Roman" w:hAnsi="Times New Roman" w:cs="Times New Roman"/>
              </w:rPr>
              <w:t>-0.211</w:t>
            </w:r>
          </w:p>
        </w:tc>
        <w:tc>
          <w:tcPr>
            <w:tcW w:w="797" w:type="dxa"/>
            <w:noWrap/>
            <w:hideMark/>
          </w:tcPr>
          <w:p w14:paraId="5984A7B9"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0.048</w:t>
            </w:r>
          </w:p>
        </w:tc>
        <w:tc>
          <w:tcPr>
            <w:tcW w:w="825" w:type="dxa"/>
            <w:noWrap/>
            <w:hideMark/>
          </w:tcPr>
          <w:p w14:paraId="51234769"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0.055</w:t>
            </w:r>
          </w:p>
        </w:tc>
        <w:tc>
          <w:tcPr>
            <w:tcW w:w="1282" w:type="dxa"/>
            <w:noWrap/>
            <w:hideMark/>
          </w:tcPr>
          <w:p w14:paraId="517773DD"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0.051</w:t>
            </w:r>
          </w:p>
        </w:tc>
      </w:tr>
      <w:tr w:rsidR="00265C46" w:rsidRPr="008A292A" w14:paraId="23BAD5F1" w14:textId="77777777" w:rsidTr="00243D64">
        <w:trPr>
          <w:trHeight w:val="288"/>
        </w:trPr>
        <w:tc>
          <w:tcPr>
            <w:tcW w:w="1434" w:type="dxa"/>
            <w:noWrap/>
            <w:hideMark/>
          </w:tcPr>
          <w:p w14:paraId="447DFB2E" w14:textId="77777777" w:rsidR="00265C46" w:rsidRPr="008A292A" w:rsidRDefault="00265C46" w:rsidP="00825B90">
            <w:pPr>
              <w:jc w:val="right"/>
              <w:rPr>
                <w:rFonts w:ascii="Times New Roman" w:hAnsi="Times New Roman" w:cs="Times New Roman"/>
                <w:b/>
                <w:bCs/>
              </w:rPr>
            </w:pPr>
            <w:r w:rsidRPr="008A292A">
              <w:rPr>
                <w:rFonts w:ascii="Times New Roman" w:hAnsi="Times New Roman" w:cs="Times New Roman"/>
                <w:b/>
                <w:bCs/>
              </w:rPr>
              <w:t>GUA</w:t>
            </w:r>
          </w:p>
        </w:tc>
        <w:tc>
          <w:tcPr>
            <w:tcW w:w="1470" w:type="dxa"/>
          </w:tcPr>
          <w:p w14:paraId="03A473BE" w14:textId="73835615" w:rsidR="00265C46" w:rsidRPr="008A292A" w:rsidRDefault="00265C46" w:rsidP="00825B90">
            <w:pPr>
              <w:jc w:val="right"/>
              <w:rPr>
                <w:rFonts w:ascii="Times New Roman" w:hAnsi="Times New Roman" w:cs="Times New Roman"/>
              </w:rPr>
            </w:pPr>
            <w:r w:rsidRPr="008A292A">
              <w:rPr>
                <w:rFonts w:ascii="Times New Roman" w:hAnsi="Times New Roman" w:cs="Times New Roman"/>
              </w:rPr>
              <w:t>19</w:t>
            </w:r>
          </w:p>
        </w:tc>
        <w:tc>
          <w:tcPr>
            <w:tcW w:w="1470" w:type="dxa"/>
            <w:noWrap/>
            <w:hideMark/>
          </w:tcPr>
          <w:p w14:paraId="3019F3B2" w14:textId="3E740304"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0.091</w:t>
            </w:r>
          </w:p>
        </w:tc>
        <w:tc>
          <w:tcPr>
            <w:tcW w:w="797" w:type="dxa"/>
            <w:noWrap/>
            <w:hideMark/>
          </w:tcPr>
          <w:p w14:paraId="6EA6C14A"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0.031</w:t>
            </w:r>
          </w:p>
        </w:tc>
        <w:tc>
          <w:tcPr>
            <w:tcW w:w="825" w:type="dxa"/>
            <w:noWrap/>
            <w:hideMark/>
          </w:tcPr>
          <w:p w14:paraId="0E52149E"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0.032</w:t>
            </w:r>
          </w:p>
        </w:tc>
        <w:tc>
          <w:tcPr>
            <w:tcW w:w="1282" w:type="dxa"/>
            <w:noWrap/>
            <w:hideMark/>
          </w:tcPr>
          <w:p w14:paraId="7DEDB80D"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0.032</w:t>
            </w:r>
          </w:p>
        </w:tc>
      </w:tr>
      <w:tr w:rsidR="00265C46" w:rsidRPr="008A292A" w14:paraId="74C945E8" w14:textId="77777777" w:rsidTr="00243D64">
        <w:trPr>
          <w:trHeight w:val="288"/>
        </w:trPr>
        <w:tc>
          <w:tcPr>
            <w:tcW w:w="1434" w:type="dxa"/>
            <w:noWrap/>
            <w:hideMark/>
          </w:tcPr>
          <w:p w14:paraId="51AE44E8" w14:textId="77777777" w:rsidR="00265C46" w:rsidRPr="008A292A" w:rsidRDefault="00265C46" w:rsidP="00825B90">
            <w:pPr>
              <w:jc w:val="right"/>
              <w:rPr>
                <w:rFonts w:ascii="Times New Roman" w:hAnsi="Times New Roman" w:cs="Times New Roman"/>
                <w:b/>
                <w:bCs/>
              </w:rPr>
            </w:pPr>
            <w:r w:rsidRPr="008A292A">
              <w:rPr>
                <w:rFonts w:ascii="Times New Roman" w:hAnsi="Times New Roman" w:cs="Times New Roman"/>
                <w:b/>
                <w:bCs/>
              </w:rPr>
              <w:t>ROT</w:t>
            </w:r>
          </w:p>
        </w:tc>
        <w:tc>
          <w:tcPr>
            <w:tcW w:w="1470" w:type="dxa"/>
          </w:tcPr>
          <w:p w14:paraId="2848FFAC" w14:textId="251F76FE" w:rsidR="00265C46" w:rsidRPr="008A292A" w:rsidRDefault="00265C46" w:rsidP="00825B90">
            <w:pPr>
              <w:jc w:val="right"/>
              <w:rPr>
                <w:rFonts w:ascii="Times New Roman" w:hAnsi="Times New Roman" w:cs="Times New Roman"/>
              </w:rPr>
            </w:pPr>
            <w:r w:rsidRPr="008A292A">
              <w:rPr>
                <w:rFonts w:ascii="Times New Roman" w:hAnsi="Times New Roman" w:cs="Times New Roman"/>
              </w:rPr>
              <w:t>16</w:t>
            </w:r>
          </w:p>
        </w:tc>
        <w:tc>
          <w:tcPr>
            <w:tcW w:w="1470" w:type="dxa"/>
            <w:noWrap/>
            <w:hideMark/>
          </w:tcPr>
          <w:p w14:paraId="259667A0" w14:textId="56F8F7D8" w:rsidR="00265C46" w:rsidRPr="008A292A" w:rsidRDefault="00265C46" w:rsidP="00825B90">
            <w:pPr>
              <w:jc w:val="right"/>
              <w:rPr>
                <w:rFonts w:ascii="Times New Roman" w:hAnsi="Times New Roman" w:cs="Times New Roman"/>
              </w:rPr>
            </w:pPr>
            <w:r w:rsidRPr="008A292A">
              <w:rPr>
                <w:rFonts w:ascii="Times New Roman" w:hAnsi="Times New Roman" w:cs="Times New Roman"/>
              </w:rPr>
              <w:t>0.388</w:t>
            </w:r>
          </w:p>
        </w:tc>
        <w:tc>
          <w:tcPr>
            <w:tcW w:w="797" w:type="dxa"/>
            <w:noWrap/>
            <w:hideMark/>
          </w:tcPr>
          <w:p w14:paraId="16123BD2"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0.035</w:t>
            </w:r>
          </w:p>
        </w:tc>
        <w:tc>
          <w:tcPr>
            <w:tcW w:w="825" w:type="dxa"/>
            <w:noWrap/>
            <w:hideMark/>
          </w:tcPr>
          <w:p w14:paraId="548DA0D5"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0.038</w:t>
            </w:r>
          </w:p>
        </w:tc>
        <w:tc>
          <w:tcPr>
            <w:tcW w:w="1282" w:type="dxa"/>
            <w:noWrap/>
            <w:hideMark/>
          </w:tcPr>
          <w:p w14:paraId="585FF866"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0.037</w:t>
            </w:r>
          </w:p>
        </w:tc>
      </w:tr>
      <w:tr w:rsidR="00265C46" w:rsidRPr="008A292A" w14:paraId="5BDAE6A1" w14:textId="77777777" w:rsidTr="00243D64">
        <w:trPr>
          <w:trHeight w:val="288"/>
        </w:trPr>
        <w:tc>
          <w:tcPr>
            <w:tcW w:w="1434" w:type="dxa"/>
            <w:noWrap/>
            <w:hideMark/>
          </w:tcPr>
          <w:p w14:paraId="688BC1DA" w14:textId="77777777" w:rsidR="00265C46" w:rsidRPr="008A292A" w:rsidRDefault="00265C46" w:rsidP="00825B90">
            <w:pPr>
              <w:jc w:val="right"/>
              <w:rPr>
                <w:rFonts w:ascii="Times New Roman" w:hAnsi="Times New Roman" w:cs="Times New Roman"/>
                <w:b/>
                <w:bCs/>
              </w:rPr>
            </w:pPr>
            <w:r w:rsidRPr="008A292A">
              <w:rPr>
                <w:rFonts w:ascii="Times New Roman" w:hAnsi="Times New Roman" w:cs="Times New Roman"/>
                <w:b/>
                <w:bCs/>
              </w:rPr>
              <w:t>SAI</w:t>
            </w:r>
          </w:p>
        </w:tc>
        <w:tc>
          <w:tcPr>
            <w:tcW w:w="1470" w:type="dxa"/>
          </w:tcPr>
          <w:p w14:paraId="791028DC" w14:textId="4324AB44" w:rsidR="00265C46" w:rsidRPr="008A292A" w:rsidRDefault="00265C46" w:rsidP="00825B90">
            <w:pPr>
              <w:jc w:val="right"/>
              <w:rPr>
                <w:rFonts w:ascii="Times New Roman" w:hAnsi="Times New Roman" w:cs="Times New Roman"/>
              </w:rPr>
            </w:pPr>
            <w:r w:rsidRPr="008A292A">
              <w:rPr>
                <w:rFonts w:ascii="Times New Roman" w:hAnsi="Times New Roman" w:cs="Times New Roman"/>
              </w:rPr>
              <w:t>4</w:t>
            </w:r>
          </w:p>
        </w:tc>
        <w:tc>
          <w:tcPr>
            <w:tcW w:w="1470" w:type="dxa"/>
            <w:noWrap/>
            <w:hideMark/>
          </w:tcPr>
          <w:p w14:paraId="5498A9AD" w14:textId="13853A09" w:rsidR="00265C46" w:rsidRPr="008A292A" w:rsidRDefault="00265C46" w:rsidP="00825B90">
            <w:pPr>
              <w:jc w:val="right"/>
              <w:rPr>
                <w:rFonts w:ascii="Times New Roman" w:hAnsi="Times New Roman" w:cs="Times New Roman"/>
              </w:rPr>
            </w:pPr>
            <w:r w:rsidRPr="008A292A">
              <w:rPr>
                <w:rFonts w:ascii="Times New Roman" w:hAnsi="Times New Roman" w:cs="Times New Roman"/>
              </w:rPr>
              <w:t>0.326</w:t>
            </w:r>
          </w:p>
        </w:tc>
        <w:tc>
          <w:tcPr>
            <w:tcW w:w="797" w:type="dxa"/>
            <w:noWrap/>
            <w:hideMark/>
          </w:tcPr>
          <w:p w14:paraId="7FB237BF"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0.022</w:t>
            </w:r>
          </w:p>
        </w:tc>
        <w:tc>
          <w:tcPr>
            <w:tcW w:w="825" w:type="dxa"/>
            <w:noWrap/>
            <w:hideMark/>
          </w:tcPr>
          <w:p w14:paraId="73119BC9"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0.025</w:t>
            </w:r>
          </w:p>
        </w:tc>
        <w:tc>
          <w:tcPr>
            <w:tcW w:w="1282" w:type="dxa"/>
            <w:noWrap/>
            <w:hideMark/>
          </w:tcPr>
          <w:p w14:paraId="05926289"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0.023</w:t>
            </w:r>
          </w:p>
        </w:tc>
      </w:tr>
      <w:tr w:rsidR="00265C46" w:rsidRPr="008A292A" w14:paraId="7D4A7F6E" w14:textId="77777777" w:rsidTr="00243D64">
        <w:trPr>
          <w:trHeight w:val="288"/>
        </w:trPr>
        <w:tc>
          <w:tcPr>
            <w:tcW w:w="1434" w:type="dxa"/>
            <w:noWrap/>
            <w:hideMark/>
          </w:tcPr>
          <w:p w14:paraId="77CE858D" w14:textId="77777777" w:rsidR="00265C46" w:rsidRPr="008A292A" w:rsidRDefault="00265C46" w:rsidP="00825B90">
            <w:pPr>
              <w:jc w:val="right"/>
              <w:rPr>
                <w:rFonts w:ascii="Times New Roman" w:hAnsi="Times New Roman" w:cs="Times New Roman"/>
                <w:b/>
                <w:bCs/>
              </w:rPr>
            </w:pPr>
            <w:r w:rsidRPr="008A292A">
              <w:rPr>
                <w:rFonts w:ascii="Times New Roman" w:hAnsi="Times New Roman" w:cs="Times New Roman"/>
                <w:b/>
                <w:bCs/>
              </w:rPr>
              <w:t>QLD</w:t>
            </w:r>
          </w:p>
        </w:tc>
        <w:tc>
          <w:tcPr>
            <w:tcW w:w="1470" w:type="dxa"/>
          </w:tcPr>
          <w:p w14:paraId="1CD28B28" w14:textId="3C30D4BD" w:rsidR="00265C46" w:rsidRPr="008A292A" w:rsidRDefault="00265C46" w:rsidP="00825B90">
            <w:pPr>
              <w:jc w:val="right"/>
              <w:rPr>
                <w:rFonts w:ascii="Times New Roman" w:hAnsi="Times New Roman" w:cs="Times New Roman"/>
              </w:rPr>
            </w:pPr>
            <w:r w:rsidRPr="008A292A">
              <w:rPr>
                <w:rFonts w:ascii="Times New Roman" w:hAnsi="Times New Roman" w:cs="Times New Roman"/>
              </w:rPr>
              <w:t>15</w:t>
            </w:r>
          </w:p>
        </w:tc>
        <w:tc>
          <w:tcPr>
            <w:tcW w:w="1470" w:type="dxa"/>
            <w:noWrap/>
            <w:hideMark/>
          </w:tcPr>
          <w:p w14:paraId="48E674F9" w14:textId="7BFC6599" w:rsidR="00265C46" w:rsidRPr="008A292A" w:rsidRDefault="00265C46" w:rsidP="00825B90">
            <w:pPr>
              <w:jc w:val="right"/>
              <w:rPr>
                <w:rFonts w:ascii="Times New Roman" w:hAnsi="Times New Roman" w:cs="Times New Roman"/>
              </w:rPr>
            </w:pPr>
            <w:r w:rsidRPr="008A292A">
              <w:rPr>
                <w:rFonts w:ascii="Times New Roman" w:hAnsi="Times New Roman" w:cs="Times New Roman"/>
              </w:rPr>
              <w:t>0.349</w:t>
            </w:r>
          </w:p>
        </w:tc>
        <w:tc>
          <w:tcPr>
            <w:tcW w:w="797" w:type="dxa"/>
            <w:noWrap/>
            <w:hideMark/>
          </w:tcPr>
          <w:p w14:paraId="4C224CF2"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0.042</w:t>
            </w:r>
          </w:p>
        </w:tc>
        <w:tc>
          <w:tcPr>
            <w:tcW w:w="825" w:type="dxa"/>
            <w:noWrap/>
            <w:hideMark/>
          </w:tcPr>
          <w:p w14:paraId="5AEECD9C"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0.044</w:t>
            </w:r>
          </w:p>
        </w:tc>
        <w:tc>
          <w:tcPr>
            <w:tcW w:w="1282" w:type="dxa"/>
            <w:noWrap/>
            <w:hideMark/>
          </w:tcPr>
          <w:p w14:paraId="1652B084"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0.043</w:t>
            </w:r>
          </w:p>
        </w:tc>
      </w:tr>
      <w:tr w:rsidR="00265C46" w:rsidRPr="008A292A" w14:paraId="3CCC2699" w14:textId="77777777" w:rsidTr="00243D64">
        <w:trPr>
          <w:trHeight w:val="288"/>
        </w:trPr>
        <w:tc>
          <w:tcPr>
            <w:tcW w:w="1434" w:type="dxa"/>
            <w:noWrap/>
            <w:hideMark/>
          </w:tcPr>
          <w:p w14:paraId="2E07AA1B" w14:textId="77777777" w:rsidR="00265C46" w:rsidRPr="008A292A" w:rsidRDefault="00265C46" w:rsidP="00825B90">
            <w:pPr>
              <w:jc w:val="right"/>
              <w:rPr>
                <w:rFonts w:ascii="Times New Roman" w:hAnsi="Times New Roman" w:cs="Times New Roman"/>
                <w:b/>
                <w:bCs/>
              </w:rPr>
            </w:pPr>
            <w:r w:rsidRPr="008A292A">
              <w:rPr>
                <w:rFonts w:ascii="Times New Roman" w:hAnsi="Times New Roman" w:cs="Times New Roman"/>
                <w:b/>
                <w:bCs/>
              </w:rPr>
              <w:t>NSW</w:t>
            </w:r>
          </w:p>
        </w:tc>
        <w:tc>
          <w:tcPr>
            <w:tcW w:w="1470" w:type="dxa"/>
          </w:tcPr>
          <w:p w14:paraId="7F571E34" w14:textId="385E2E1A" w:rsidR="00265C46" w:rsidRPr="008A292A" w:rsidRDefault="00265C46" w:rsidP="00825B90">
            <w:pPr>
              <w:jc w:val="right"/>
              <w:rPr>
                <w:rFonts w:ascii="Times New Roman" w:hAnsi="Times New Roman" w:cs="Times New Roman"/>
              </w:rPr>
            </w:pPr>
            <w:r w:rsidRPr="008A292A">
              <w:rPr>
                <w:rFonts w:ascii="Times New Roman" w:hAnsi="Times New Roman" w:cs="Times New Roman"/>
              </w:rPr>
              <w:t>5</w:t>
            </w:r>
          </w:p>
        </w:tc>
        <w:tc>
          <w:tcPr>
            <w:tcW w:w="1470" w:type="dxa"/>
            <w:noWrap/>
            <w:hideMark/>
          </w:tcPr>
          <w:p w14:paraId="77158D1F" w14:textId="543138A6" w:rsidR="00265C46" w:rsidRPr="008A292A" w:rsidRDefault="00265C46" w:rsidP="00825B90">
            <w:pPr>
              <w:jc w:val="right"/>
              <w:rPr>
                <w:rFonts w:ascii="Times New Roman" w:hAnsi="Times New Roman" w:cs="Times New Roman"/>
              </w:rPr>
            </w:pPr>
            <w:r w:rsidRPr="008A292A">
              <w:rPr>
                <w:rFonts w:ascii="Times New Roman" w:hAnsi="Times New Roman" w:cs="Times New Roman"/>
              </w:rPr>
              <w:t>0.433</w:t>
            </w:r>
          </w:p>
        </w:tc>
        <w:tc>
          <w:tcPr>
            <w:tcW w:w="797" w:type="dxa"/>
            <w:noWrap/>
            <w:hideMark/>
          </w:tcPr>
          <w:p w14:paraId="10D3CAC3"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0.038</w:t>
            </w:r>
          </w:p>
        </w:tc>
        <w:tc>
          <w:tcPr>
            <w:tcW w:w="825" w:type="dxa"/>
            <w:noWrap/>
            <w:hideMark/>
          </w:tcPr>
          <w:p w14:paraId="28164EEB"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0.042</w:t>
            </w:r>
          </w:p>
        </w:tc>
        <w:tc>
          <w:tcPr>
            <w:tcW w:w="1282" w:type="dxa"/>
            <w:noWrap/>
            <w:hideMark/>
          </w:tcPr>
          <w:p w14:paraId="7ADE4A0F"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0.039</w:t>
            </w:r>
          </w:p>
        </w:tc>
      </w:tr>
      <w:tr w:rsidR="00265C46" w:rsidRPr="008A292A" w14:paraId="0A9CCEA9" w14:textId="77777777" w:rsidTr="00243D64">
        <w:trPr>
          <w:trHeight w:val="288"/>
        </w:trPr>
        <w:tc>
          <w:tcPr>
            <w:tcW w:w="1434" w:type="dxa"/>
            <w:noWrap/>
            <w:hideMark/>
          </w:tcPr>
          <w:p w14:paraId="7EF18CE0" w14:textId="77777777" w:rsidR="00265C46" w:rsidRPr="008A292A" w:rsidRDefault="00265C46" w:rsidP="00825B90">
            <w:pPr>
              <w:jc w:val="right"/>
              <w:rPr>
                <w:rFonts w:ascii="Times New Roman" w:hAnsi="Times New Roman" w:cs="Times New Roman"/>
                <w:b/>
                <w:bCs/>
              </w:rPr>
            </w:pPr>
            <w:r w:rsidRPr="008A292A">
              <w:rPr>
                <w:rFonts w:ascii="Times New Roman" w:hAnsi="Times New Roman" w:cs="Times New Roman"/>
                <w:b/>
                <w:bCs/>
              </w:rPr>
              <w:t>VIC</w:t>
            </w:r>
          </w:p>
        </w:tc>
        <w:tc>
          <w:tcPr>
            <w:tcW w:w="1470" w:type="dxa"/>
          </w:tcPr>
          <w:p w14:paraId="367AB566" w14:textId="101B7450" w:rsidR="00265C46" w:rsidRPr="008A292A" w:rsidRDefault="00265C46" w:rsidP="00825B90">
            <w:pPr>
              <w:jc w:val="right"/>
              <w:rPr>
                <w:rFonts w:ascii="Times New Roman" w:hAnsi="Times New Roman" w:cs="Times New Roman"/>
              </w:rPr>
            </w:pPr>
            <w:r w:rsidRPr="008A292A">
              <w:rPr>
                <w:rFonts w:ascii="Times New Roman" w:hAnsi="Times New Roman" w:cs="Times New Roman"/>
              </w:rPr>
              <w:t>2</w:t>
            </w:r>
          </w:p>
        </w:tc>
        <w:tc>
          <w:tcPr>
            <w:tcW w:w="1470" w:type="dxa"/>
            <w:noWrap/>
            <w:hideMark/>
          </w:tcPr>
          <w:p w14:paraId="13B670A7" w14:textId="4C2EB24B" w:rsidR="00265C46" w:rsidRPr="008A292A" w:rsidRDefault="00265C46" w:rsidP="00825B90">
            <w:pPr>
              <w:jc w:val="right"/>
              <w:rPr>
                <w:rFonts w:ascii="Times New Roman" w:hAnsi="Times New Roman" w:cs="Times New Roman"/>
              </w:rPr>
            </w:pPr>
            <w:r w:rsidRPr="008A292A">
              <w:rPr>
                <w:rFonts w:ascii="Times New Roman" w:hAnsi="Times New Roman" w:cs="Times New Roman"/>
              </w:rPr>
              <w:t>0.899</w:t>
            </w:r>
          </w:p>
        </w:tc>
        <w:tc>
          <w:tcPr>
            <w:tcW w:w="797" w:type="dxa"/>
            <w:noWrap/>
            <w:hideMark/>
          </w:tcPr>
          <w:p w14:paraId="590C7322"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0.041</w:t>
            </w:r>
          </w:p>
        </w:tc>
        <w:tc>
          <w:tcPr>
            <w:tcW w:w="825" w:type="dxa"/>
            <w:noWrap/>
            <w:hideMark/>
          </w:tcPr>
          <w:p w14:paraId="4DA9CF98"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0.043</w:t>
            </w:r>
          </w:p>
        </w:tc>
        <w:tc>
          <w:tcPr>
            <w:tcW w:w="1282" w:type="dxa"/>
            <w:noWrap/>
            <w:hideMark/>
          </w:tcPr>
          <w:p w14:paraId="068DD7CF" w14:textId="77777777" w:rsidR="00265C46" w:rsidRPr="008A292A" w:rsidRDefault="00265C46" w:rsidP="00825B90">
            <w:pPr>
              <w:jc w:val="right"/>
              <w:rPr>
                <w:rFonts w:ascii="Times New Roman" w:hAnsi="Times New Roman" w:cs="Times New Roman"/>
              </w:rPr>
            </w:pPr>
            <w:r w:rsidRPr="008A292A">
              <w:rPr>
                <w:rFonts w:ascii="Times New Roman" w:hAnsi="Times New Roman" w:cs="Times New Roman"/>
              </w:rPr>
              <w:t>0.042</w:t>
            </w:r>
          </w:p>
        </w:tc>
      </w:tr>
      <w:tr w:rsidR="00265C46" w:rsidRPr="008A292A" w14:paraId="7AC7292F" w14:textId="77777777" w:rsidTr="00A22264">
        <w:trPr>
          <w:trHeight w:val="288"/>
        </w:trPr>
        <w:tc>
          <w:tcPr>
            <w:tcW w:w="7278" w:type="dxa"/>
            <w:gridSpan w:val="6"/>
          </w:tcPr>
          <w:p w14:paraId="30A310C5" w14:textId="68452E83" w:rsidR="00265C46" w:rsidRPr="008A292A" w:rsidRDefault="00265C46" w:rsidP="000322C6">
            <w:pPr>
              <w:rPr>
                <w:rFonts w:ascii="Times New Roman" w:hAnsi="Times New Roman" w:cs="Times New Roman"/>
              </w:rPr>
            </w:pPr>
            <w:r w:rsidRPr="008A292A">
              <w:rPr>
                <w:rFonts w:ascii="Times New Roman" w:hAnsi="Times New Roman" w:cs="Times New Roman"/>
              </w:rPr>
              <w:t xml:space="preserve">Table 1: Number of samples remaining after filtering, </w:t>
            </w:r>
            <w:proofErr w:type="spellStart"/>
            <w:r w:rsidRPr="008A292A">
              <w:rPr>
                <w:rFonts w:ascii="Times New Roman" w:hAnsi="Times New Roman" w:cs="Times New Roman"/>
              </w:rPr>
              <w:t>Tajima’D</w:t>
            </w:r>
            <w:proofErr w:type="spellEnd"/>
            <w:r w:rsidRPr="008A292A">
              <w:rPr>
                <w:rFonts w:ascii="Times New Roman" w:hAnsi="Times New Roman" w:cs="Times New Roman"/>
              </w:rPr>
              <w:t>, Observed Heterozygosity (H</w:t>
            </w:r>
            <w:r w:rsidRPr="008A292A">
              <w:rPr>
                <w:rFonts w:ascii="Times New Roman" w:hAnsi="Times New Roman" w:cs="Times New Roman"/>
                <w:vertAlign w:val="subscript"/>
              </w:rPr>
              <w:t>O</w:t>
            </w:r>
            <w:r w:rsidRPr="008A292A">
              <w:rPr>
                <w:rFonts w:ascii="Times New Roman" w:hAnsi="Times New Roman" w:cs="Times New Roman"/>
              </w:rPr>
              <w:t>), nucleotide diversity (π), and the average ratio of Heterozygous to Homozygous sites across all individuals in each population</w:t>
            </w:r>
          </w:p>
        </w:tc>
      </w:tr>
    </w:tbl>
    <w:p w14:paraId="3CB0CE2F" w14:textId="77777777" w:rsidR="000322C6" w:rsidRPr="008A292A" w:rsidRDefault="000322C6" w:rsidP="000322C6">
      <w:pPr>
        <w:rPr>
          <w:rFonts w:ascii="Times New Roman" w:hAnsi="Times New Roman" w:cs="Times New Roman"/>
        </w:rPr>
      </w:pPr>
    </w:p>
    <w:tbl>
      <w:tblPr>
        <w:tblStyle w:val="TableGrid"/>
        <w:tblpPr w:leftFromText="180" w:rightFromText="180" w:vertAnchor="text" w:horzAnchor="margin" w:tblpY="394"/>
        <w:tblW w:w="0" w:type="auto"/>
        <w:tblLook w:val="04A0" w:firstRow="1" w:lastRow="0" w:firstColumn="1" w:lastColumn="0" w:noHBand="0" w:noVBand="1"/>
      </w:tblPr>
      <w:tblGrid>
        <w:gridCol w:w="1434"/>
        <w:gridCol w:w="960"/>
        <w:gridCol w:w="960"/>
        <w:gridCol w:w="960"/>
        <w:gridCol w:w="960"/>
        <w:gridCol w:w="960"/>
        <w:gridCol w:w="960"/>
        <w:gridCol w:w="960"/>
      </w:tblGrid>
      <w:tr w:rsidR="000322C6" w:rsidRPr="008A292A" w14:paraId="481CA0D9" w14:textId="77777777" w:rsidTr="000322C6">
        <w:trPr>
          <w:trHeight w:val="288"/>
        </w:trPr>
        <w:tc>
          <w:tcPr>
            <w:tcW w:w="1434" w:type="dxa"/>
            <w:noWrap/>
            <w:hideMark/>
          </w:tcPr>
          <w:p w14:paraId="4BFC4E95" w14:textId="045BD5FB" w:rsidR="000322C6" w:rsidRPr="008A292A" w:rsidRDefault="000322C6" w:rsidP="00825B90">
            <w:pPr>
              <w:jc w:val="right"/>
              <w:rPr>
                <w:rFonts w:ascii="Times New Roman" w:hAnsi="Times New Roman" w:cs="Times New Roman"/>
                <w:b/>
                <w:bCs/>
              </w:rPr>
            </w:pPr>
            <w:r w:rsidRPr="008A292A">
              <w:rPr>
                <w:rFonts w:ascii="Times New Roman" w:hAnsi="Times New Roman" w:cs="Times New Roman"/>
                <w:b/>
                <w:bCs/>
              </w:rPr>
              <w:t>Population</w:t>
            </w:r>
          </w:p>
        </w:tc>
        <w:tc>
          <w:tcPr>
            <w:tcW w:w="960" w:type="dxa"/>
            <w:noWrap/>
            <w:hideMark/>
          </w:tcPr>
          <w:p w14:paraId="295F9A13" w14:textId="77777777" w:rsidR="000322C6" w:rsidRPr="008A292A" w:rsidRDefault="000322C6" w:rsidP="00825B90">
            <w:pPr>
              <w:jc w:val="right"/>
              <w:rPr>
                <w:rFonts w:ascii="Times New Roman" w:hAnsi="Times New Roman" w:cs="Times New Roman"/>
                <w:b/>
                <w:bCs/>
              </w:rPr>
            </w:pPr>
            <w:r w:rsidRPr="008A292A">
              <w:rPr>
                <w:rFonts w:ascii="Times New Roman" w:hAnsi="Times New Roman" w:cs="Times New Roman"/>
                <w:b/>
                <w:bCs/>
              </w:rPr>
              <w:t>NAM</w:t>
            </w:r>
          </w:p>
        </w:tc>
        <w:tc>
          <w:tcPr>
            <w:tcW w:w="960" w:type="dxa"/>
            <w:noWrap/>
            <w:hideMark/>
          </w:tcPr>
          <w:p w14:paraId="53A68C9D" w14:textId="77777777" w:rsidR="000322C6" w:rsidRPr="008A292A" w:rsidRDefault="000322C6" w:rsidP="00825B90">
            <w:pPr>
              <w:jc w:val="right"/>
              <w:rPr>
                <w:rFonts w:ascii="Times New Roman" w:hAnsi="Times New Roman" w:cs="Times New Roman"/>
                <w:b/>
                <w:bCs/>
              </w:rPr>
            </w:pPr>
            <w:r w:rsidRPr="008A292A">
              <w:rPr>
                <w:rFonts w:ascii="Times New Roman" w:hAnsi="Times New Roman" w:cs="Times New Roman"/>
                <w:b/>
                <w:bCs/>
              </w:rPr>
              <w:t>HAW</w:t>
            </w:r>
          </w:p>
        </w:tc>
        <w:tc>
          <w:tcPr>
            <w:tcW w:w="960" w:type="dxa"/>
            <w:noWrap/>
            <w:hideMark/>
          </w:tcPr>
          <w:p w14:paraId="376D4857" w14:textId="77777777" w:rsidR="000322C6" w:rsidRPr="008A292A" w:rsidRDefault="000322C6" w:rsidP="00825B90">
            <w:pPr>
              <w:jc w:val="right"/>
              <w:rPr>
                <w:rFonts w:ascii="Times New Roman" w:hAnsi="Times New Roman" w:cs="Times New Roman"/>
                <w:b/>
                <w:bCs/>
              </w:rPr>
            </w:pPr>
            <w:r w:rsidRPr="008A292A">
              <w:rPr>
                <w:rFonts w:ascii="Times New Roman" w:hAnsi="Times New Roman" w:cs="Times New Roman"/>
                <w:b/>
                <w:bCs/>
              </w:rPr>
              <w:t>GUA</w:t>
            </w:r>
          </w:p>
        </w:tc>
        <w:tc>
          <w:tcPr>
            <w:tcW w:w="960" w:type="dxa"/>
            <w:noWrap/>
            <w:hideMark/>
          </w:tcPr>
          <w:p w14:paraId="767CFB42" w14:textId="77777777" w:rsidR="000322C6" w:rsidRPr="008A292A" w:rsidRDefault="000322C6" w:rsidP="00825B90">
            <w:pPr>
              <w:jc w:val="right"/>
              <w:rPr>
                <w:rFonts w:ascii="Times New Roman" w:hAnsi="Times New Roman" w:cs="Times New Roman"/>
                <w:b/>
                <w:bCs/>
              </w:rPr>
            </w:pPr>
            <w:r w:rsidRPr="008A292A">
              <w:rPr>
                <w:rFonts w:ascii="Times New Roman" w:hAnsi="Times New Roman" w:cs="Times New Roman"/>
                <w:b/>
                <w:bCs/>
              </w:rPr>
              <w:t>ROT</w:t>
            </w:r>
          </w:p>
        </w:tc>
        <w:tc>
          <w:tcPr>
            <w:tcW w:w="960" w:type="dxa"/>
            <w:noWrap/>
            <w:hideMark/>
          </w:tcPr>
          <w:p w14:paraId="33C00205" w14:textId="77777777" w:rsidR="000322C6" w:rsidRPr="008A292A" w:rsidRDefault="000322C6" w:rsidP="00825B90">
            <w:pPr>
              <w:jc w:val="right"/>
              <w:rPr>
                <w:rFonts w:ascii="Times New Roman" w:hAnsi="Times New Roman" w:cs="Times New Roman"/>
                <w:b/>
                <w:bCs/>
              </w:rPr>
            </w:pPr>
            <w:r w:rsidRPr="008A292A">
              <w:rPr>
                <w:rFonts w:ascii="Times New Roman" w:hAnsi="Times New Roman" w:cs="Times New Roman"/>
                <w:b/>
                <w:bCs/>
              </w:rPr>
              <w:t>SAI</w:t>
            </w:r>
          </w:p>
        </w:tc>
        <w:tc>
          <w:tcPr>
            <w:tcW w:w="960" w:type="dxa"/>
            <w:noWrap/>
            <w:hideMark/>
          </w:tcPr>
          <w:p w14:paraId="681A5B25" w14:textId="77777777" w:rsidR="000322C6" w:rsidRPr="008A292A" w:rsidRDefault="000322C6" w:rsidP="00825B90">
            <w:pPr>
              <w:jc w:val="right"/>
              <w:rPr>
                <w:rFonts w:ascii="Times New Roman" w:hAnsi="Times New Roman" w:cs="Times New Roman"/>
                <w:b/>
                <w:bCs/>
              </w:rPr>
            </w:pPr>
            <w:r w:rsidRPr="008A292A">
              <w:rPr>
                <w:rFonts w:ascii="Times New Roman" w:hAnsi="Times New Roman" w:cs="Times New Roman"/>
                <w:b/>
                <w:bCs/>
              </w:rPr>
              <w:t>QLD</w:t>
            </w:r>
          </w:p>
        </w:tc>
        <w:tc>
          <w:tcPr>
            <w:tcW w:w="960" w:type="dxa"/>
            <w:noWrap/>
            <w:hideMark/>
          </w:tcPr>
          <w:p w14:paraId="562798C5" w14:textId="77777777" w:rsidR="000322C6" w:rsidRPr="008A292A" w:rsidRDefault="000322C6" w:rsidP="00825B90">
            <w:pPr>
              <w:jc w:val="right"/>
              <w:rPr>
                <w:rFonts w:ascii="Times New Roman" w:hAnsi="Times New Roman" w:cs="Times New Roman"/>
                <w:b/>
                <w:bCs/>
              </w:rPr>
            </w:pPr>
            <w:r w:rsidRPr="008A292A">
              <w:rPr>
                <w:rFonts w:ascii="Times New Roman" w:hAnsi="Times New Roman" w:cs="Times New Roman"/>
                <w:b/>
                <w:bCs/>
              </w:rPr>
              <w:t>NSW</w:t>
            </w:r>
          </w:p>
        </w:tc>
      </w:tr>
      <w:tr w:rsidR="000322C6" w:rsidRPr="008A292A" w14:paraId="3BA0A65C" w14:textId="77777777" w:rsidTr="000322C6">
        <w:trPr>
          <w:trHeight w:val="288"/>
        </w:trPr>
        <w:tc>
          <w:tcPr>
            <w:tcW w:w="1434" w:type="dxa"/>
            <w:noWrap/>
            <w:hideMark/>
          </w:tcPr>
          <w:p w14:paraId="0D537229" w14:textId="77777777" w:rsidR="000322C6" w:rsidRPr="008A292A" w:rsidRDefault="000322C6" w:rsidP="00825B90">
            <w:pPr>
              <w:jc w:val="right"/>
              <w:rPr>
                <w:rFonts w:ascii="Times New Roman" w:hAnsi="Times New Roman" w:cs="Times New Roman"/>
                <w:b/>
                <w:bCs/>
              </w:rPr>
            </w:pPr>
            <w:r w:rsidRPr="008A292A">
              <w:rPr>
                <w:rFonts w:ascii="Times New Roman" w:hAnsi="Times New Roman" w:cs="Times New Roman"/>
                <w:b/>
                <w:bCs/>
              </w:rPr>
              <w:t>HAW</w:t>
            </w:r>
          </w:p>
        </w:tc>
        <w:tc>
          <w:tcPr>
            <w:tcW w:w="960" w:type="dxa"/>
            <w:noWrap/>
            <w:hideMark/>
          </w:tcPr>
          <w:p w14:paraId="554F53C1"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0.026</w:t>
            </w:r>
          </w:p>
        </w:tc>
        <w:tc>
          <w:tcPr>
            <w:tcW w:w="960" w:type="dxa"/>
            <w:noWrap/>
            <w:hideMark/>
          </w:tcPr>
          <w:p w14:paraId="5F4CEA2E" w14:textId="77777777" w:rsidR="000322C6" w:rsidRPr="008A292A" w:rsidRDefault="000322C6" w:rsidP="00825B90">
            <w:pPr>
              <w:jc w:val="right"/>
              <w:rPr>
                <w:rFonts w:ascii="Times New Roman" w:hAnsi="Times New Roman" w:cs="Times New Roman"/>
              </w:rPr>
            </w:pPr>
          </w:p>
        </w:tc>
        <w:tc>
          <w:tcPr>
            <w:tcW w:w="960" w:type="dxa"/>
            <w:noWrap/>
            <w:hideMark/>
          </w:tcPr>
          <w:p w14:paraId="24C0C319" w14:textId="77777777" w:rsidR="000322C6" w:rsidRPr="008A292A" w:rsidRDefault="000322C6" w:rsidP="00825B90">
            <w:pPr>
              <w:jc w:val="right"/>
              <w:rPr>
                <w:rFonts w:ascii="Times New Roman" w:hAnsi="Times New Roman" w:cs="Times New Roman"/>
              </w:rPr>
            </w:pPr>
          </w:p>
        </w:tc>
        <w:tc>
          <w:tcPr>
            <w:tcW w:w="960" w:type="dxa"/>
            <w:noWrap/>
            <w:hideMark/>
          </w:tcPr>
          <w:p w14:paraId="12096E80" w14:textId="77777777" w:rsidR="000322C6" w:rsidRPr="008A292A" w:rsidRDefault="000322C6" w:rsidP="00825B90">
            <w:pPr>
              <w:jc w:val="right"/>
              <w:rPr>
                <w:rFonts w:ascii="Times New Roman" w:hAnsi="Times New Roman" w:cs="Times New Roman"/>
              </w:rPr>
            </w:pPr>
          </w:p>
        </w:tc>
        <w:tc>
          <w:tcPr>
            <w:tcW w:w="960" w:type="dxa"/>
            <w:noWrap/>
            <w:hideMark/>
          </w:tcPr>
          <w:p w14:paraId="0EE0E4DE" w14:textId="77777777" w:rsidR="000322C6" w:rsidRPr="008A292A" w:rsidRDefault="000322C6" w:rsidP="00825B90">
            <w:pPr>
              <w:jc w:val="right"/>
              <w:rPr>
                <w:rFonts w:ascii="Times New Roman" w:hAnsi="Times New Roman" w:cs="Times New Roman"/>
              </w:rPr>
            </w:pPr>
          </w:p>
        </w:tc>
        <w:tc>
          <w:tcPr>
            <w:tcW w:w="960" w:type="dxa"/>
            <w:noWrap/>
            <w:hideMark/>
          </w:tcPr>
          <w:p w14:paraId="64B8CD3F" w14:textId="77777777" w:rsidR="000322C6" w:rsidRPr="008A292A" w:rsidRDefault="000322C6" w:rsidP="00825B90">
            <w:pPr>
              <w:jc w:val="right"/>
              <w:rPr>
                <w:rFonts w:ascii="Times New Roman" w:hAnsi="Times New Roman" w:cs="Times New Roman"/>
              </w:rPr>
            </w:pPr>
          </w:p>
        </w:tc>
        <w:tc>
          <w:tcPr>
            <w:tcW w:w="960" w:type="dxa"/>
            <w:noWrap/>
            <w:hideMark/>
          </w:tcPr>
          <w:p w14:paraId="20A6D75C" w14:textId="77777777" w:rsidR="000322C6" w:rsidRPr="008A292A" w:rsidRDefault="000322C6" w:rsidP="00825B90">
            <w:pPr>
              <w:jc w:val="right"/>
              <w:rPr>
                <w:rFonts w:ascii="Times New Roman" w:hAnsi="Times New Roman" w:cs="Times New Roman"/>
              </w:rPr>
            </w:pPr>
          </w:p>
        </w:tc>
      </w:tr>
      <w:tr w:rsidR="000322C6" w:rsidRPr="008A292A" w14:paraId="57D3179B" w14:textId="77777777" w:rsidTr="000322C6">
        <w:trPr>
          <w:trHeight w:val="288"/>
        </w:trPr>
        <w:tc>
          <w:tcPr>
            <w:tcW w:w="1434" w:type="dxa"/>
            <w:noWrap/>
            <w:hideMark/>
          </w:tcPr>
          <w:p w14:paraId="1D1AEB45" w14:textId="77777777" w:rsidR="000322C6" w:rsidRPr="008A292A" w:rsidRDefault="000322C6" w:rsidP="00825B90">
            <w:pPr>
              <w:jc w:val="right"/>
              <w:rPr>
                <w:rFonts w:ascii="Times New Roman" w:hAnsi="Times New Roman" w:cs="Times New Roman"/>
                <w:b/>
                <w:bCs/>
              </w:rPr>
            </w:pPr>
            <w:r w:rsidRPr="008A292A">
              <w:rPr>
                <w:rFonts w:ascii="Times New Roman" w:hAnsi="Times New Roman" w:cs="Times New Roman"/>
                <w:b/>
                <w:bCs/>
              </w:rPr>
              <w:t>GUA</w:t>
            </w:r>
          </w:p>
        </w:tc>
        <w:tc>
          <w:tcPr>
            <w:tcW w:w="960" w:type="dxa"/>
            <w:noWrap/>
            <w:hideMark/>
          </w:tcPr>
          <w:p w14:paraId="2CC0735C"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0.04</w:t>
            </w:r>
          </w:p>
        </w:tc>
        <w:tc>
          <w:tcPr>
            <w:tcW w:w="960" w:type="dxa"/>
            <w:noWrap/>
            <w:hideMark/>
          </w:tcPr>
          <w:p w14:paraId="6E165A39"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0.164</w:t>
            </w:r>
          </w:p>
        </w:tc>
        <w:tc>
          <w:tcPr>
            <w:tcW w:w="960" w:type="dxa"/>
            <w:noWrap/>
            <w:hideMark/>
          </w:tcPr>
          <w:p w14:paraId="6A9039AF" w14:textId="77777777" w:rsidR="000322C6" w:rsidRPr="008A292A" w:rsidRDefault="000322C6" w:rsidP="00825B90">
            <w:pPr>
              <w:jc w:val="right"/>
              <w:rPr>
                <w:rFonts w:ascii="Times New Roman" w:hAnsi="Times New Roman" w:cs="Times New Roman"/>
              </w:rPr>
            </w:pPr>
          </w:p>
        </w:tc>
        <w:tc>
          <w:tcPr>
            <w:tcW w:w="960" w:type="dxa"/>
            <w:noWrap/>
            <w:hideMark/>
          </w:tcPr>
          <w:p w14:paraId="3A01EDE1" w14:textId="77777777" w:rsidR="000322C6" w:rsidRPr="008A292A" w:rsidRDefault="000322C6" w:rsidP="00825B90">
            <w:pPr>
              <w:jc w:val="right"/>
              <w:rPr>
                <w:rFonts w:ascii="Times New Roman" w:hAnsi="Times New Roman" w:cs="Times New Roman"/>
              </w:rPr>
            </w:pPr>
          </w:p>
        </w:tc>
        <w:tc>
          <w:tcPr>
            <w:tcW w:w="960" w:type="dxa"/>
            <w:noWrap/>
            <w:hideMark/>
          </w:tcPr>
          <w:p w14:paraId="770F9B84" w14:textId="77777777" w:rsidR="000322C6" w:rsidRPr="008A292A" w:rsidRDefault="000322C6" w:rsidP="00825B90">
            <w:pPr>
              <w:jc w:val="right"/>
              <w:rPr>
                <w:rFonts w:ascii="Times New Roman" w:hAnsi="Times New Roman" w:cs="Times New Roman"/>
              </w:rPr>
            </w:pPr>
          </w:p>
        </w:tc>
        <w:tc>
          <w:tcPr>
            <w:tcW w:w="960" w:type="dxa"/>
            <w:noWrap/>
            <w:hideMark/>
          </w:tcPr>
          <w:p w14:paraId="2CCDFB6F" w14:textId="77777777" w:rsidR="000322C6" w:rsidRPr="008A292A" w:rsidRDefault="000322C6" w:rsidP="00825B90">
            <w:pPr>
              <w:jc w:val="right"/>
              <w:rPr>
                <w:rFonts w:ascii="Times New Roman" w:hAnsi="Times New Roman" w:cs="Times New Roman"/>
              </w:rPr>
            </w:pPr>
          </w:p>
        </w:tc>
        <w:tc>
          <w:tcPr>
            <w:tcW w:w="960" w:type="dxa"/>
            <w:noWrap/>
            <w:hideMark/>
          </w:tcPr>
          <w:p w14:paraId="75339B20" w14:textId="77777777" w:rsidR="000322C6" w:rsidRPr="008A292A" w:rsidRDefault="000322C6" w:rsidP="00825B90">
            <w:pPr>
              <w:jc w:val="right"/>
              <w:rPr>
                <w:rFonts w:ascii="Times New Roman" w:hAnsi="Times New Roman" w:cs="Times New Roman"/>
              </w:rPr>
            </w:pPr>
          </w:p>
        </w:tc>
      </w:tr>
      <w:tr w:rsidR="000322C6" w:rsidRPr="008A292A" w14:paraId="5C53D5B1" w14:textId="77777777" w:rsidTr="000322C6">
        <w:trPr>
          <w:trHeight w:val="288"/>
        </w:trPr>
        <w:tc>
          <w:tcPr>
            <w:tcW w:w="1434" w:type="dxa"/>
            <w:noWrap/>
            <w:hideMark/>
          </w:tcPr>
          <w:p w14:paraId="583D6E3F" w14:textId="77777777" w:rsidR="000322C6" w:rsidRPr="008A292A" w:rsidRDefault="000322C6" w:rsidP="00825B90">
            <w:pPr>
              <w:jc w:val="right"/>
              <w:rPr>
                <w:rFonts w:ascii="Times New Roman" w:hAnsi="Times New Roman" w:cs="Times New Roman"/>
                <w:b/>
                <w:bCs/>
              </w:rPr>
            </w:pPr>
            <w:r w:rsidRPr="008A292A">
              <w:rPr>
                <w:rFonts w:ascii="Times New Roman" w:hAnsi="Times New Roman" w:cs="Times New Roman"/>
                <w:b/>
                <w:bCs/>
              </w:rPr>
              <w:t>ROT</w:t>
            </w:r>
          </w:p>
        </w:tc>
        <w:tc>
          <w:tcPr>
            <w:tcW w:w="960" w:type="dxa"/>
            <w:noWrap/>
            <w:hideMark/>
          </w:tcPr>
          <w:p w14:paraId="47BB5807"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0.037</w:t>
            </w:r>
          </w:p>
        </w:tc>
        <w:tc>
          <w:tcPr>
            <w:tcW w:w="960" w:type="dxa"/>
            <w:noWrap/>
            <w:hideMark/>
          </w:tcPr>
          <w:p w14:paraId="792CE905"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0.135</w:t>
            </w:r>
          </w:p>
        </w:tc>
        <w:tc>
          <w:tcPr>
            <w:tcW w:w="960" w:type="dxa"/>
            <w:noWrap/>
            <w:hideMark/>
          </w:tcPr>
          <w:p w14:paraId="4AF454E9"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0.164</w:t>
            </w:r>
          </w:p>
        </w:tc>
        <w:tc>
          <w:tcPr>
            <w:tcW w:w="960" w:type="dxa"/>
            <w:noWrap/>
            <w:hideMark/>
          </w:tcPr>
          <w:p w14:paraId="1A6A3E4C" w14:textId="77777777" w:rsidR="000322C6" w:rsidRPr="008A292A" w:rsidRDefault="000322C6" w:rsidP="00825B90">
            <w:pPr>
              <w:jc w:val="right"/>
              <w:rPr>
                <w:rFonts w:ascii="Times New Roman" w:hAnsi="Times New Roman" w:cs="Times New Roman"/>
              </w:rPr>
            </w:pPr>
          </w:p>
        </w:tc>
        <w:tc>
          <w:tcPr>
            <w:tcW w:w="960" w:type="dxa"/>
            <w:noWrap/>
            <w:hideMark/>
          </w:tcPr>
          <w:p w14:paraId="78E4A04E" w14:textId="77777777" w:rsidR="000322C6" w:rsidRPr="008A292A" w:rsidRDefault="000322C6" w:rsidP="00825B90">
            <w:pPr>
              <w:jc w:val="right"/>
              <w:rPr>
                <w:rFonts w:ascii="Times New Roman" w:hAnsi="Times New Roman" w:cs="Times New Roman"/>
              </w:rPr>
            </w:pPr>
          </w:p>
        </w:tc>
        <w:tc>
          <w:tcPr>
            <w:tcW w:w="960" w:type="dxa"/>
            <w:noWrap/>
            <w:hideMark/>
          </w:tcPr>
          <w:p w14:paraId="75E6C11A" w14:textId="77777777" w:rsidR="000322C6" w:rsidRPr="008A292A" w:rsidRDefault="000322C6" w:rsidP="00825B90">
            <w:pPr>
              <w:jc w:val="right"/>
              <w:rPr>
                <w:rFonts w:ascii="Times New Roman" w:hAnsi="Times New Roman" w:cs="Times New Roman"/>
              </w:rPr>
            </w:pPr>
          </w:p>
        </w:tc>
        <w:tc>
          <w:tcPr>
            <w:tcW w:w="960" w:type="dxa"/>
            <w:noWrap/>
            <w:hideMark/>
          </w:tcPr>
          <w:p w14:paraId="308AEA86" w14:textId="77777777" w:rsidR="000322C6" w:rsidRPr="008A292A" w:rsidRDefault="000322C6" w:rsidP="00825B90">
            <w:pPr>
              <w:jc w:val="right"/>
              <w:rPr>
                <w:rFonts w:ascii="Times New Roman" w:hAnsi="Times New Roman" w:cs="Times New Roman"/>
              </w:rPr>
            </w:pPr>
          </w:p>
        </w:tc>
      </w:tr>
      <w:tr w:rsidR="000322C6" w:rsidRPr="008A292A" w14:paraId="39473576" w14:textId="77777777" w:rsidTr="000322C6">
        <w:trPr>
          <w:trHeight w:val="288"/>
        </w:trPr>
        <w:tc>
          <w:tcPr>
            <w:tcW w:w="1434" w:type="dxa"/>
            <w:noWrap/>
            <w:hideMark/>
          </w:tcPr>
          <w:p w14:paraId="1739DE4A" w14:textId="77777777" w:rsidR="000322C6" w:rsidRPr="008A292A" w:rsidRDefault="000322C6" w:rsidP="00825B90">
            <w:pPr>
              <w:jc w:val="right"/>
              <w:rPr>
                <w:rFonts w:ascii="Times New Roman" w:hAnsi="Times New Roman" w:cs="Times New Roman"/>
                <w:b/>
                <w:bCs/>
              </w:rPr>
            </w:pPr>
            <w:r w:rsidRPr="008A292A">
              <w:rPr>
                <w:rFonts w:ascii="Times New Roman" w:hAnsi="Times New Roman" w:cs="Times New Roman"/>
                <w:b/>
                <w:bCs/>
              </w:rPr>
              <w:t>SAI</w:t>
            </w:r>
          </w:p>
        </w:tc>
        <w:tc>
          <w:tcPr>
            <w:tcW w:w="960" w:type="dxa"/>
            <w:noWrap/>
            <w:hideMark/>
          </w:tcPr>
          <w:p w14:paraId="22118172"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0.016</w:t>
            </w:r>
          </w:p>
        </w:tc>
        <w:tc>
          <w:tcPr>
            <w:tcW w:w="960" w:type="dxa"/>
            <w:noWrap/>
            <w:hideMark/>
          </w:tcPr>
          <w:p w14:paraId="149FAD9C"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0.146</w:t>
            </w:r>
          </w:p>
        </w:tc>
        <w:tc>
          <w:tcPr>
            <w:tcW w:w="960" w:type="dxa"/>
            <w:noWrap/>
            <w:hideMark/>
          </w:tcPr>
          <w:p w14:paraId="4CD4002E"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0.177</w:t>
            </w:r>
          </w:p>
        </w:tc>
        <w:tc>
          <w:tcPr>
            <w:tcW w:w="960" w:type="dxa"/>
            <w:noWrap/>
            <w:hideMark/>
          </w:tcPr>
          <w:p w14:paraId="7C17BBA0"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0.227</w:t>
            </w:r>
          </w:p>
        </w:tc>
        <w:tc>
          <w:tcPr>
            <w:tcW w:w="960" w:type="dxa"/>
            <w:noWrap/>
            <w:hideMark/>
          </w:tcPr>
          <w:p w14:paraId="3585DDF0" w14:textId="77777777" w:rsidR="000322C6" w:rsidRPr="008A292A" w:rsidRDefault="000322C6" w:rsidP="00825B90">
            <w:pPr>
              <w:jc w:val="right"/>
              <w:rPr>
                <w:rFonts w:ascii="Times New Roman" w:hAnsi="Times New Roman" w:cs="Times New Roman"/>
              </w:rPr>
            </w:pPr>
          </w:p>
        </w:tc>
        <w:tc>
          <w:tcPr>
            <w:tcW w:w="960" w:type="dxa"/>
            <w:noWrap/>
            <w:hideMark/>
          </w:tcPr>
          <w:p w14:paraId="6BA020EB" w14:textId="77777777" w:rsidR="000322C6" w:rsidRPr="008A292A" w:rsidRDefault="000322C6" w:rsidP="00825B90">
            <w:pPr>
              <w:jc w:val="right"/>
              <w:rPr>
                <w:rFonts w:ascii="Times New Roman" w:hAnsi="Times New Roman" w:cs="Times New Roman"/>
              </w:rPr>
            </w:pPr>
          </w:p>
        </w:tc>
        <w:tc>
          <w:tcPr>
            <w:tcW w:w="960" w:type="dxa"/>
            <w:noWrap/>
            <w:hideMark/>
          </w:tcPr>
          <w:p w14:paraId="791BC450" w14:textId="77777777" w:rsidR="000322C6" w:rsidRPr="008A292A" w:rsidRDefault="000322C6" w:rsidP="00825B90">
            <w:pPr>
              <w:jc w:val="right"/>
              <w:rPr>
                <w:rFonts w:ascii="Times New Roman" w:hAnsi="Times New Roman" w:cs="Times New Roman"/>
              </w:rPr>
            </w:pPr>
          </w:p>
        </w:tc>
      </w:tr>
      <w:tr w:rsidR="000322C6" w:rsidRPr="008A292A" w14:paraId="06A8E3C3" w14:textId="77777777" w:rsidTr="000322C6">
        <w:trPr>
          <w:trHeight w:val="288"/>
        </w:trPr>
        <w:tc>
          <w:tcPr>
            <w:tcW w:w="1434" w:type="dxa"/>
            <w:noWrap/>
            <w:hideMark/>
          </w:tcPr>
          <w:p w14:paraId="7BDAC834" w14:textId="77777777" w:rsidR="000322C6" w:rsidRPr="008A292A" w:rsidRDefault="000322C6" w:rsidP="00825B90">
            <w:pPr>
              <w:jc w:val="right"/>
              <w:rPr>
                <w:rFonts w:ascii="Times New Roman" w:hAnsi="Times New Roman" w:cs="Times New Roman"/>
                <w:b/>
                <w:bCs/>
              </w:rPr>
            </w:pPr>
            <w:r w:rsidRPr="008A292A">
              <w:rPr>
                <w:rFonts w:ascii="Times New Roman" w:hAnsi="Times New Roman" w:cs="Times New Roman"/>
                <w:b/>
                <w:bCs/>
              </w:rPr>
              <w:t>QLD</w:t>
            </w:r>
          </w:p>
        </w:tc>
        <w:tc>
          <w:tcPr>
            <w:tcW w:w="960" w:type="dxa"/>
            <w:noWrap/>
            <w:hideMark/>
          </w:tcPr>
          <w:p w14:paraId="133F7904"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0.036</w:t>
            </w:r>
          </w:p>
        </w:tc>
        <w:tc>
          <w:tcPr>
            <w:tcW w:w="960" w:type="dxa"/>
            <w:noWrap/>
            <w:hideMark/>
          </w:tcPr>
          <w:p w14:paraId="05124754"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0.108</w:t>
            </w:r>
          </w:p>
        </w:tc>
        <w:tc>
          <w:tcPr>
            <w:tcW w:w="960" w:type="dxa"/>
            <w:noWrap/>
            <w:hideMark/>
          </w:tcPr>
          <w:p w14:paraId="29470FD3"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0.177</w:t>
            </w:r>
          </w:p>
        </w:tc>
        <w:tc>
          <w:tcPr>
            <w:tcW w:w="960" w:type="dxa"/>
            <w:noWrap/>
            <w:hideMark/>
          </w:tcPr>
          <w:p w14:paraId="2636CEDF"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0.158</w:t>
            </w:r>
          </w:p>
        </w:tc>
        <w:tc>
          <w:tcPr>
            <w:tcW w:w="960" w:type="dxa"/>
            <w:noWrap/>
            <w:hideMark/>
          </w:tcPr>
          <w:p w14:paraId="1FAB03DA"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0.204</w:t>
            </w:r>
          </w:p>
        </w:tc>
        <w:tc>
          <w:tcPr>
            <w:tcW w:w="960" w:type="dxa"/>
            <w:noWrap/>
            <w:hideMark/>
          </w:tcPr>
          <w:p w14:paraId="7EBF7691" w14:textId="77777777" w:rsidR="000322C6" w:rsidRPr="008A292A" w:rsidRDefault="000322C6" w:rsidP="00825B90">
            <w:pPr>
              <w:jc w:val="right"/>
              <w:rPr>
                <w:rFonts w:ascii="Times New Roman" w:hAnsi="Times New Roman" w:cs="Times New Roman"/>
              </w:rPr>
            </w:pPr>
          </w:p>
        </w:tc>
        <w:tc>
          <w:tcPr>
            <w:tcW w:w="960" w:type="dxa"/>
            <w:noWrap/>
            <w:hideMark/>
          </w:tcPr>
          <w:p w14:paraId="1234979C" w14:textId="77777777" w:rsidR="000322C6" w:rsidRPr="008A292A" w:rsidRDefault="000322C6" w:rsidP="00825B90">
            <w:pPr>
              <w:jc w:val="right"/>
              <w:rPr>
                <w:rFonts w:ascii="Times New Roman" w:hAnsi="Times New Roman" w:cs="Times New Roman"/>
              </w:rPr>
            </w:pPr>
          </w:p>
        </w:tc>
      </w:tr>
      <w:tr w:rsidR="000322C6" w:rsidRPr="008A292A" w14:paraId="0B3A41F9" w14:textId="77777777" w:rsidTr="000322C6">
        <w:trPr>
          <w:trHeight w:val="288"/>
        </w:trPr>
        <w:tc>
          <w:tcPr>
            <w:tcW w:w="1434" w:type="dxa"/>
            <w:noWrap/>
            <w:hideMark/>
          </w:tcPr>
          <w:p w14:paraId="18366A23" w14:textId="77777777" w:rsidR="000322C6" w:rsidRPr="008A292A" w:rsidRDefault="000322C6" w:rsidP="00825B90">
            <w:pPr>
              <w:jc w:val="right"/>
              <w:rPr>
                <w:rFonts w:ascii="Times New Roman" w:hAnsi="Times New Roman" w:cs="Times New Roman"/>
                <w:b/>
                <w:bCs/>
              </w:rPr>
            </w:pPr>
            <w:r w:rsidRPr="008A292A">
              <w:rPr>
                <w:rFonts w:ascii="Times New Roman" w:hAnsi="Times New Roman" w:cs="Times New Roman"/>
                <w:b/>
                <w:bCs/>
              </w:rPr>
              <w:t>NSW</w:t>
            </w:r>
          </w:p>
        </w:tc>
        <w:tc>
          <w:tcPr>
            <w:tcW w:w="960" w:type="dxa"/>
            <w:noWrap/>
            <w:hideMark/>
          </w:tcPr>
          <w:p w14:paraId="7A928053"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0.02</w:t>
            </w:r>
          </w:p>
        </w:tc>
        <w:tc>
          <w:tcPr>
            <w:tcW w:w="960" w:type="dxa"/>
            <w:noWrap/>
            <w:hideMark/>
          </w:tcPr>
          <w:p w14:paraId="6151F885"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0.107</w:t>
            </w:r>
          </w:p>
        </w:tc>
        <w:tc>
          <w:tcPr>
            <w:tcW w:w="960" w:type="dxa"/>
            <w:noWrap/>
            <w:hideMark/>
          </w:tcPr>
          <w:p w14:paraId="20B7F6A3"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0.242</w:t>
            </w:r>
          </w:p>
        </w:tc>
        <w:tc>
          <w:tcPr>
            <w:tcW w:w="960" w:type="dxa"/>
            <w:noWrap/>
            <w:hideMark/>
          </w:tcPr>
          <w:p w14:paraId="4C7D8968"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0.208</w:t>
            </w:r>
          </w:p>
        </w:tc>
        <w:tc>
          <w:tcPr>
            <w:tcW w:w="960" w:type="dxa"/>
            <w:noWrap/>
            <w:hideMark/>
          </w:tcPr>
          <w:p w14:paraId="070D2B7C"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0.283</w:t>
            </w:r>
          </w:p>
        </w:tc>
        <w:tc>
          <w:tcPr>
            <w:tcW w:w="960" w:type="dxa"/>
            <w:noWrap/>
            <w:hideMark/>
          </w:tcPr>
          <w:p w14:paraId="1F49D937"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0.038</w:t>
            </w:r>
          </w:p>
        </w:tc>
        <w:tc>
          <w:tcPr>
            <w:tcW w:w="960" w:type="dxa"/>
            <w:noWrap/>
            <w:hideMark/>
          </w:tcPr>
          <w:p w14:paraId="6F1ECA0D" w14:textId="77777777" w:rsidR="000322C6" w:rsidRPr="008A292A" w:rsidRDefault="000322C6" w:rsidP="00825B90">
            <w:pPr>
              <w:jc w:val="right"/>
              <w:rPr>
                <w:rFonts w:ascii="Times New Roman" w:hAnsi="Times New Roman" w:cs="Times New Roman"/>
              </w:rPr>
            </w:pPr>
          </w:p>
        </w:tc>
      </w:tr>
      <w:tr w:rsidR="000322C6" w:rsidRPr="008A292A" w14:paraId="06030FA6" w14:textId="77777777" w:rsidTr="000322C6">
        <w:trPr>
          <w:trHeight w:val="288"/>
        </w:trPr>
        <w:tc>
          <w:tcPr>
            <w:tcW w:w="1434" w:type="dxa"/>
            <w:noWrap/>
            <w:hideMark/>
          </w:tcPr>
          <w:p w14:paraId="55019AA3" w14:textId="77777777" w:rsidR="000322C6" w:rsidRPr="008A292A" w:rsidRDefault="000322C6" w:rsidP="00825B90">
            <w:pPr>
              <w:jc w:val="right"/>
              <w:rPr>
                <w:rFonts w:ascii="Times New Roman" w:hAnsi="Times New Roman" w:cs="Times New Roman"/>
                <w:b/>
                <w:bCs/>
              </w:rPr>
            </w:pPr>
            <w:r w:rsidRPr="008A292A">
              <w:rPr>
                <w:rFonts w:ascii="Times New Roman" w:hAnsi="Times New Roman" w:cs="Times New Roman"/>
                <w:b/>
                <w:bCs/>
              </w:rPr>
              <w:t>VIC</w:t>
            </w:r>
          </w:p>
        </w:tc>
        <w:tc>
          <w:tcPr>
            <w:tcW w:w="960" w:type="dxa"/>
            <w:noWrap/>
            <w:hideMark/>
          </w:tcPr>
          <w:p w14:paraId="39964D5C"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-0.025</w:t>
            </w:r>
          </w:p>
        </w:tc>
        <w:tc>
          <w:tcPr>
            <w:tcW w:w="960" w:type="dxa"/>
            <w:noWrap/>
            <w:hideMark/>
          </w:tcPr>
          <w:p w14:paraId="56229CB6"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0.102</w:t>
            </w:r>
          </w:p>
        </w:tc>
        <w:tc>
          <w:tcPr>
            <w:tcW w:w="960" w:type="dxa"/>
            <w:noWrap/>
            <w:hideMark/>
          </w:tcPr>
          <w:p w14:paraId="08E2C73D"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0.28</w:t>
            </w:r>
          </w:p>
        </w:tc>
        <w:tc>
          <w:tcPr>
            <w:tcW w:w="960" w:type="dxa"/>
            <w:noWrap/>
            <w:hideMark/>
          </w:tcPr>
          <w:p w14:paraId="7F022FD2"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0.236</w:t>
            </w:r>
          </w:p>
        </w:tc>
        <w:tc>
          <w:tcPr>
            <w:tcW w:w="960" w:type="dxa"/>
            <w:noWrap/>
            <w:hideMark/>
          </w:tcPr>
          <w:p w14:paraId="11F18221"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0.377</w:t>
            </w:r>
          </w:p>
        </w:tc>
        <w:tc>
          <w:tcPr>
            <w:tcW w:w="960" w:type="dxa"/>
            <w:noWrap/>
            <w:hideMark/>
          </w:tcPr>
          <w:p w14:paraId="7919E2C2"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0.053</w:t>
            </w:r>
          </w:p>
        </w:tc>
        <w:tc>
          <w:tcPr>
            <w:tcW w:w="960" w:type="dxa"/>
            <w:noWrap/>
            <w:hideMark/>
          </w:tcPr>
          <w:p w14:paraId="711D2436" w14:textId="77777777" w:rsidR="000322C6" w:rsidRPr="008A292A" w:rsidRDefault="000322C6" w:rsidP="00825B90">
            <w:pPr>
              <w:jc w:val="right"/>
              <w:rPr>
                <w:rFonts w:ascii="Times New Roman" w:hAnsi="Times New Roman" w:cs="Times New Roman"/>
              </w:rPr>
            </w:pPr>
            <w:r w:rsidRPr="008A292A">
              <w:rPr>
                <w:rFonts w:ascii="Times New Roman" w:hAnsi="Times New Roman" w:cs="Times New Roman"/>
              </w:rPr>
              <w:t>0.078</w:t>
            </w:r>
          </w:p>
        </w:tc>
      </w:tr>
      <w:tr w:rsidR="000322C6" w:rsidRPr="008A292A" w14:paraId="31BB646F" w14:textId="77777777" w:rsidTr="00825B90">
        <w:trPr>
          <w:trHeight w:val="288"/>
        </w:trPr>
        <w:tc>
          <w:tcPr>
            <w:tcW w:w="8154" w:type="dxa"/>
            <w:gridSpan w:val="8"/>
            <w:noWrap/>
          </w:tcPr>
          <w:p w14:paraId="4932823E" w14:textId="5EBAFAA6" w:rsidR="000322C6" w:rsidRPr="008A292A" w:rsidRDefault="000322C6" w:rsidP="000322C6">
            <w:pPr>
              <w:rPr>
                <w:rFonts w:ascii="Times New Roman" w:hAnsi="Times New Roman" w:cs="Times New Roman"/>
              </w:rPr>
            </w:pPr>
            <w:r w:rsidRPr="008A292A">
              <w:rPr>
                <w:rFonts w:ascii="Times New Roman" w:hAnsi="Times New Roman" w:cs="Times New Roman"/>
              </w:rPr>
              <w:t>Table 2: Average pairwise F</w:t>
            </w:r>
            <w:r w:rsidRPr="008A292A">
              <w:rPr>
                <w:rFonts w:ascii="Times New Roman" w:hAnsi="Times New Roman" w:cs="Times New Roman"/>
                <w:vertAlign w:val="subscript"/>
              </w:rPr>
              <w:t>ST</w:t>
            </w:r>
            <w:r w:rsidRPr="008A292A">
              <w:rPr>
                <w:rFonts w:ascii="Times New Roman" w:hAnsi="Times New Roman" w:cs="Times New Roman"/>
              </w:rPr>
              <w:t xml:space="preserve"> across all sites for each pair of populations.</w:t>
            </w:r>
          </w:p>
        </w:tc>
      </w:tr>
    </w:tbl>
    <w:p w14:paraId="53B40EBA" w14:textId="6BD2B16D" w:rsidR="00625A53" w:rsidRPr="008A292A" w:rsidRDefault="00625A53" w:rsidP="00625A53">
      <w:pPr>
        <w:spacing w:after="240"/>
        <w:rPr>
          <w:rFonts w:ascii="Times New Roman" w:eastAsia="Times New Roman" w:hAnsi="Times New Roman" w:cs="Times New Roman"/>
        </w:rPr>
      </w:pPr>
    </w:p>
    <w:p w14:paraId="3AFD0591" w14:textId="77777777" w:rsidR="00B0663E" w:rsidRPr="008A292A" w:rsidRDefault="00B0663E" w:rsidP="00625A53">
      <w:pPr>
        <w:spacing w:after="240"/>
        <w:rPr>
          <w:rFonts w:ascii="Times New Roman" w:eastAsia="Times New Roman" w:hAnsi="Times New Roman" w:cs="Times New Roman"/>
        </w:rPr>
      </w:pPr>
    </w:p>
    <w:p w14:paraId="17CB69A3" w14:textId="77777777" w:rsidR="00B0663E" w:rsidRPr="008A292A" w:rsidRDefault="00B0663E" w:rsidP="00625A53">
      <w:pPr>
        <w:spacing w:after="240"/>
        <w:rPr>
          <w:rFonts w:ascii="Times New Roman" w:eastAsia="Times New Roman" w:hAnsi="Times New Roman" w:cs="Times New Roman"/>
        </w:rPr>
      </w:pPr>
    </w:p>
    <w:p w14:paraId="71A06382" w14:textId="77777777" w:rsidR="00B0663E" w:rsidRPr="008A292A" w:rsidRDefault="00B0663E" w:rsidP="00625A53">
      <w:pPr>
        <w:spacing w:after="240"/>
        <w:rPr>
          <w:rFonts w:ascii="Times New Roman" w:eastAsia="Times New Roman" w:hAnsi="Times New Roman" w:cs="Times New Roman"/>
        </w:rPr>
      </w:pPr>
    </w:p>
    <w:p w14:paraId="31167581" w14:textId="77777777" w:rsidR="00B0663E" w:rsidRPr="008A292A" w:rsidRDefault="00B0663E" w:rsidP="00625A53">
      <w:pPr>
        <w:spacing w:after="240"/>
        <w:rPr>
          <w:rFonts w:ascii="Times New Roman" w:eastAsia="Times New Roman" w:hAnsi="Times New Roman" w:cs="Times New Roman"/>
        </w:rPr>
      </w:pPr>
    </w:p>
    <w:p w14:paraId="45A69255" w14:textId="77777777" w:rsidR="00B0663E" w:rsidRPr="008A292A" w:rsidRDefault="00B0663E" w:rsidP="00625A53">
      <w:pPr>
        <w:spacing w:after="240"/>
        <w:rPr>
          <w:rFonts w:ascii="Times New Roman" w:eastAsia="Times New Roman" w:hAnsi="Times New Roman" w:cs="Times New Roman"/>
        </w:rPr>
      </w:pPr>
    </w:p>
    <w:p w14:paraId="6E38F640" w14:textId="462E9D74" w:rsidR="00625A53" w:rsidRPr="008A292A" w:rsidRDefault="00625A53" w:rsidP="00625A53">
      <w:pPr>
        <w:rPr>
          <w:rFonts w:ascii="Times New Roman" w:hAnsi="Times New Roman" w:cs="Times New Roman"/>
          <w:color w:val="000000"/>
        </w:rPr>
      </w:pPr>
    </w:p>
    <w:p w14:paraId="055B3B3E" w14:textId="17FC73AC" w:rsidR="000322C6" w:rsidRPr="008A292A" w:rsidRDefault="000322C6" w:rsidP="00625A53">
      <w:pPr>
        <w:rPr>
          <w:rFonts w:ascii="Times New Roman" w:hAnsi="Times New Roman" w:cs="Times New Roman"/>
          <w:color w:val="000000"/>
        </w:rPr>
      </w:pPr>
    </w:p>
    <w:p w14:paraId="4AEE3F29" w14:textId="30F9F225" w:rsidR="000322C6" w:rsidRPr="008A292A" w:rsidRDefault="000322C6" w:rsidP="00625A53">
      <w:pPr>
        <w:rPr>
          <w:rFonts w:ascii="Times New Roman" w:hAnsi="Times New Roman" w:cs="Times New Roman"/>
          <w:color w:val="000000"/>
        </w:rPr>
      </w:pPr>
    </w:p>
    <w:p w14:paraId="7FCB3EA5" w14:textId="332F2B8A" w:rsidR="000322C6" w:rsidRPr="008A292A" w:rsidRDefault="000322C6" w:rsidP="00625A53">
      <w:pPr>
        <w:rPr>
          <w:rFonts w:ascii="Times New Roman" w:hAnsi="Times New Roman" w:cs="Times New Roman"/>
          <w:color w:val="000000"/>
        </w:rPr>
      </w:pPr>
    </w:p>
    <w:p w14:paraId="33A620AE" w14:textId="07407AFF" w:rsidR="000322C6" w:rsidRPr="008A292A" w:rsidRDefault="000322C6" w:rsidP="00625A53">
      <w:pPr>
        <w:rPr>
          <w:rFonts w:ascii="Times New Roman" w:hAnsi="Times New Roman" w:cs="Times New Roman"/>
          <w:color w:val="000000"/>
        </w:rPr>
      </w:pPr>
    </w:p>
    <w:p w14:paraId="4FBB3C90" w14:textId="5D0F356E" w:rsidR="000322C6" w:rsidRPr="008A292A" w:rsidRDefault="000322C6" w:rsidP="00625A53">
      <w:pPr>
        <w:rPr>
          <w:rFonts w:ascii="Times New Roman" w:hAnsi="Times New Roman" w:cs="Times New Roman"/>
          <w:color w:val="000000"/>
        </w:rPr>
      </w:pPr>
    </w:p>
    <w:p w14:paraId="2B81A3FD" w14:textId="277CF163" w:rsidR="000322C6" w:rsidRPr="008A292A" w:rsidRDefault="000322C6" w:rsidP="00625A53">
      <w:pPr>
        <w:rPr>
          <w:rFonts w:ascii="Times New Roman" w:hAnsi="Times New Roman" w:cs="Times New Roman"/>
          <w:color w:val="000000"/>
        </w:rPr>
      </w:pPr>
    </w:p>
    <w:p w14:paraId="7F451996" w14:textId="18F3794B" w:rsidR="000322C6" w:rsidRPr="008A292A" w:rsidRDefault="000322C6" w:rsidP="00625A53">
      <w:pPr>
        <w:rPr>
          <w:rFonts w:ascii="Times New Roman" w:hAnsi="Times New Roman" w:cs="Times New Roman"/>
          <w:color w:val="000000"/>
        </w:rPr>
      </w:pPr>
    </w:p>
    <w:p w14:paraId="4F80F801" w14:textId="21B71C53" w:rsidR="000322C6" w:rsidRPr="008A292A" w:rsidRDefault="000322C6" w:rsidP="00625A53">
      <w:pPr>
        <w:rPr>
          <w:rFonts w:ascii="Times New Roman" w:hAnsi="Times New Roman" w:cs="Times New Roman"/>
          <w:color w:val="000000"/>
        </w:rPr>
      </w:pPr>
    </w:p>
    <w:p w14:paraId="08C66D74" w14:textId="3F61B1B0" w:rsidR="000322C6" w:rsidRPr="008A292A" w:rsidRDefault="000322C6" w:rsidP="00625A53">
      <w:pPr>
        <w:rPr>
          <w:rFonts w:ascii="Times New Roman" w:hAnsi="Times New Roman" w:cs="Times New Roman"/>
          <w:color w:val="000000"/>
        </w:rPr>
      </w:pPr>
    </w:p>
    <w:p w14:paraId="21EA8FC5" w14:textId="3E9A4272" w:rsidR="000322C6" w:rsidRPr="008A292A" w:rsidRDefault="000322C6" w:rsidP="00625A53">
      <w:pPr>
        <w:rPr>
          <w:rFonts w:ascii="Times New Roman" w:hAnsi="Times New Roman" w:cs="Times New Roman"/>
          <w:color w:val="000000"/>
        </w:rPr>
      </w:pPr>
    </w:p>
    <w:p w14:paraId="3EF3ED00" w14:textId="2ED7EDD2" w:rsidR="000322C6" w:rsidRPr="008A292A" w:rsidRDefault="000322C6" w:rsidP="00625A53">
      <w:pPr>
        <w:rPr>
          <w:rFonts w:ascii="Times New Roman" w:hAnsi="Times New Roman" w:cs="Times New Roman"/>
          <w:color w:val="000000"/>
        </w:rPr>
      </w:pPr>
    </w:p>
    <w:p w14:paraId="2CCB5C72" w14:textId="10A63C03" w:rsidR="000322C6" w:rsidRPr="008A292A" w:rsidRDefault="000322C6" w:rsidP="00625A53">
      <w:pPr>
        <w:rPr>
          <w:rFonts w:ascii="Times New Roman" w:hAnsi="Times New Roman" w:cs="Times New Roman"/>
          <w:color w:val="000000"/>
        </w:rPr>
      </w:pPr>
    </w:p>
    <w:p w14:paraId="5458F437" w14:textId="739DB380" w:rsidR="000322C6" w:rsidRPr="008A292A" w:rsidRDefault="000322C6" w:rsidP="00625A53">
      <w:pPr>
        <w:rPr>
          <w:rFonts w:ascii="Times New Roman" w:hAnsi="Times New Roman" w:cs="Times New Roman"/>
          <w:color w:val="000000"/>
        </w:rPr>
      </w:pPr>
    </w:p>
    <w:p w14:paraId="03FC2752" w14:textId="7B7D24F7" w:rsidR="000322C6" w:rsidRPr="008A292A" w:rsidRDefault="000322C6" w:rsidP="00625A53">
      <w:pPr>
        <w:rPr>
          <w:rFonts w:ascii="Times New Roman" w:hAnsi="Times New Roman" w:cs="Times New Roman"/>
          <w:color w:val="000000"/>
        </w:rPr>
      </w:pPr>
    </w:p>
    <w:p w14:paraId="0B001012" w14:textId="1C752B3A" w:rsidR="000322C6" w:rsidRPr="008A292A" w:rsidRDefault="000322C6" w:rsidP="00625A53">
      <w:pPr>
        <w:rPr>
          <w:rFonts w:ascii="Times New Roman" w:hAnsi="Times New Roman" w:cs="Times New Roman"/>
          <w:color w:val="000000"/>
        </w:rPr>
      </w:pPr>
    </w:p>
    <w:p w14:paraId="56081BBF" w14:textId="1B4C6163" w:rsidR="000322C6" w:rsidRPr="008A292A" w:rsidRDefault="000322C6" w:rsidP="00625A53">
      <w:pPr>
        <w:rPr>
          <w:rFonts w:ascii="Times New Roman" w:hAnsi="Times New Roman" w:cs="Times New Roman"/>
          <w:color w:val="000000"/>
        </w:rPr>
      </w:pPr>
    </w:p>
    <w:p w14:paraId="5C40C52A" w14:textId="76D50C9E" w:rsidR="00696A0C" w:rsidRPr="008A292A" w:rsidRDefault="00696A0C" w:rsidP="00625A53">
      <w:pPr>
        <w:rPr>
          <w:rFonts w:ascii="Times New Roman" w:hAnsi="Times New Roman" w:cs="Times New Roman"/>
          <w:color w:val="000000"/>
        </w:rPr>
      </w:pPr>
      <w:r w:rsidRPr="008A292A">
        <w:rPr>
          <w:rFonts w:ascii="Times New Roman" w:eastAsia="Times New Roman" w:hAnsi="Times New Roman" w:cs="Times New Roman"/>
          <w:noProof/>
        </w:rPr>
        <w:lastRenderedPageBreak/>
        <mc:AlternateContent>
          <mc:Choice Requires="wps">
            <w:drawing>
              <wp:anchor distT="0" distB="0" distL="114300" distR="114300" simplePos="0" relativeHeight="251668480" behindDoc="0" locked="0" layoutInCell="1" allowOverlap="1" wp14:anchorId="06035E73" wp14:editId="6C18D8C3">
                <wp:simplePos x="0" y="0"/>
                <wp:positionH relativeFrom="column">
                  <wp:posOffset>-914400</wp:posOffset>
                </wp:positionH>
                <wp:positionV relativeFrom="paragraph">
                  <wp:posOffset>4433570</wp:posOffset>
                </wp:positionV>
                <wp:extent cx="7773035" cy="622300"/>
                <wp:effectExtent l="0" t="0" r="0" b="6350"/>
                <wp:wrapSquare wrapText="bothSides"/>
                <wp:docPr id="14" name="Text Box 14"/>
                <wp:cNvGraphicFramePr/>
                <a:graphic xmlns:a="http://schemas.openxmlformats.org/drawingml/2006/main">
                  <a:graphicData uri="http://schemas.microsoft.com/office/word/2010/wordprocessingShape">
                    <wps:wsp>
                      <wps:cNvSpPr txBox="1"/>
                      <wps:spPr>
                        <a:xfrm>
                          <a:off x="0" y="0"/>
                          <a:ext cx="7773035" cy="6223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DC02B6" w14:textId="632DD50E" w:rsidR="00696A0C" w:rsidRDefault="00696A0C" w:rsidP="00696A0C">
                            <w:r>
                              <w:t xml:space="preserve">Figure </w:t>
                            </w:r>
                            <w:r w:rsidR="00D77213">
                              <w:t>S1</w:t>
                            </w:r>
                            <w:r>
                              <w:t xml:space="preserve"> – </w:t>
                            </w:r>
                            <w:r w:rsidR="00D77213">
                              <w:t>Schematics of the “Found and Grow” and “Three Epoch Found and Grow” models. Note that directions of population size changes are not fixed: populations can either grow or shrink (but not go extinct) during each size change. All non-instantaneous growths are exponential.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35E73" id="Text Box 14" o:spid="_x0000_s1030" type="#_x0000_t202" style="position:absolute;margin-left:-1in;margin-top:349.1pt;width:612.05pt;height:4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" filled="f" stroked="f">
                <v:textbox>
                  <w:txbxContent>
                    <w:p w14:paraId="0EDC02B6" w14:textId="632DD50E" w:rsidR="00696A0C" w:rsidRDefault="00696A0C" w:rsidP="00696A0C">
                      <w:r>
                        <w:t xml:space="preserve">Figure </w:t>
                      </w:r>
                      <w:r w:rsidR="00D77213">
                        <w:t>S1</w:t>
                      </w:r>
                      <w:r>
                        <w:t xml:space="preserve"> – </w:t>
                      </w:r>
                      <w:r w:rsidR="00D77213">
                        <w:t>Schematics of the “Found and Grow” and “Three Epoch Found and Grow” models. Note that directions of population size changes are not fixed: populations can either grow or shrink (but not go extinct) during each size change. All non-instantaneous growths are exponential.</w:t>
                      </w:r>
                    </w:p>
                  </w:txbxContent>
                </v:textbox>
                <w10:wrap type="square"/>
              </v:shape>
            </w:pict>
          </mc:Fallback>
        </mc:AlternateContent>
      </w:r>
      <w:r w:rsidRPr="008A292A">
        <w:rPr>
          <w:rFonts w:ascii="Times New Roman" w:hAnsi="Times New Roman" w:cs="Times New Roman"/>
          <w:noProof/>
        </w:rPr>
        <w:drawing>
          <wp:anchor distT="0" distB="0" distL="114300" distR="114300" simplePos="0" relativeHeight="251661312" behindDoc="0" locked="0" layoutInCell="1" allowOverlap="1" wp14:anchorId="1B7B55AB" wp14:editId="044C0476">
            <wp:simplePos x="0" y="0"/>
            <wp:positionH relativeFrom="column">
              <wp:posOffset>-914400</wp:posOffset>
            </wp:positionH>
            <wp:positionV relativeFrom="paragraph">
              <wp:posOffset>0</wp:posOffset>
            </wp:positionV>
            <wp:extent cx="7776210" cy="4224020"/>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r="641" b="1845"/>
                    <a:stretch/>
                  </pic:blipFill>
                  <pic:spPr bwMode="auto">
                    <a:xfrm>
                      <a:off x="0" y="0"/>
                      <a:ext cx="7776210" cy="422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D3C075" w14:textId="7700A6F5" w:rsidR="00696A0C" w:rsidRPr="008A292A" w:rsidRDefault="00696A0C" w:rsidP="00625A53">
      <w:pPr>
        <w:rPr>
          <w:rFonts w:ascii="Times New Roman" w:hAnsi="Times New Roman" w:cs="Times New Roman"/>
          <w:color w:val="000000"/>
        </w:rPr>
      </w:pPr>
    </w:p>
    <w:p w14:paraId="74F6413F" w14:textId="2632045A" w:rsidR="00696A0C" w:rsidRPr="008A292A" w:rsidRDefault="00696A0C" w:rsidP="00625A53">
      <w:pPr>
        <w:rPr>
          <w:rFonts w:ascii="Times New Roman" w:hAnsi="Times New Roman" w:cs="Times New Roman"/>
          <w:color w:val="000000"/>
        </w:rPr>
      </w:pPr>
    </w:p>
    <w:p w14:paraId="67DDAAEA" w14:textId="7ED4E8C0" w:rsidR="00696A0C" w:rsidRPr="008A292A" w:rsidRDefault="00696A0C" w:rsidP="00625A53">
      <w:pPr>
        <w:rPr>
          <w:rFonts w:ascii="Times New Roman" w:hAnsi="Times New Roman" w:cs="Times New Roman"/>
          <w:color w:val="000000"/>
        </w:rPr>
      </w:pPr>
    </w:p>
    <w:p w14:paraId="0FF50773" w14:textId="13F0F853" w:rsidR="00D77213" w:rsidRPr="008A292A" w:rsidRDefault="00D77213">
      <w:pPr>
        <w:rPr>
          <w:rFonts w:ascii="Times New Roman" w:hAnsi="Times New Roman" w:cs="Times New Roman"/>
          <w:color w:val="000000"/>
        </w:rPr>
      </w:pPr>
      <w:r w:rsidRPr="008A292A">
        <w:rPr>
          <w:rFonts w:ascii="Times New Roman" w:hAnsi="Times New Roman" w:cs="Times New Roman"/>
          <w:color w:val="000000"/>
        </w:rPr>
        <w:br w:type="page"/>
      </w:r>
      <w:r w:rsidRPr="008A292A">
        <w:rPr>
          <w:rFonts w:ascii="Times New Roman" w:eastAsia="Times New Roman" w:hAnsi="Times New Roman" w:cs="Times New Roman"/>
          <w:noProof/>
        </w:rPr>
        <w:lastRenderedPageBreak/>
        <mc:AlternateContent>
          <mc:Choice Requires="wps">
            <w:drawing>
              <wp:anchor distT="0" distB="0" distL="114300" distR="114300" simplePos="0" relativeHeight="251686912" behindDoc="0" locked="0" layoutInCell="1" allowOverlap="1" wp14:anchorId="0D4481BA" wp14:editId="0CDEB440">
                <wp:simplePos x="0" y="0"/>
                <wp:positionH relativeFrom="column">
                  <wp:posOffset>-914400</wp:posOffset>
                </wp:positionH>
                <wp:positionV relativeFrom="paragraph">
                  <wp:posOffset>6129020</wp:posOffset>
                </wp:positionV>
                <wp:extent cx="7773035" cy="48006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7773035" cy="48006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C552716" w14:textId="14197A71" w:rsidR="00D77213" w:rsidRDefault="00D77213" w:rsidP="00D77213">
                            <w:r>
                              <w:t>Figure S</w:t>
                            </w:r>
                            <w:r w:rsidR="008A292A">
                              <w:t>2</w:t>
                            </w:r>
                            <w:r>
                              <w:t xml:space="preserve"> – </w:t>
                            </w:r>
                            <w:r>
                              <w:t xml:space="preserve">Heterozygote/Homozygote ratios for each well-sequenced (&gt;75% of possible </w:t>
                            </w:r>
                            <w:r w:rsidR="008A292A">
                              <w:t>SNPs) individual in each population.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481BA" id="Text Box 18" o:spid="_x0000_s1031" type="#_x0000_t202" style="position:absolute;margin-left:-1in;margin-top:482.6pt;width:612.05pt;height:37.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" filled="f" stroked="f">
                <v:textbox>
                  <w:txbxContent>
                    <w:p w14:paraId="0C552716" w14:textId="14197A71" w:rsidR="00D77213" w:rsidRDefault="00D77213" w:rsidP="00D77213">
                      <w:r>
                        <w:t>Figure S</w:t>
                      </w:r>
                      <w:r w:rsidR="008A292A">
                        <w:t>2</w:t>
                      </w:r>
                      <w:r>
                        <w:t xml:space="preserve"> – </w:t>
                      </w:r>
                      <w:r>
                        <w:t xml:space="preserve">Heterozygote/Homozygote ratios for each well-sequenced (&gt;75% of possible </w:t>
                      </w:r>
                      <w:r w:rsidR="008A292A">
                        <w:t>SNPs) individual in each population.</w:t>
                      </w:r>
                    </w:p>
                  </w:txbxContent>
                </v:textbox>
                <w10:wrap type="square"/>
              </v:shape>
            </w:pict>
          </mc:Fallback>
        </mc:AlternateContent>
      </w:r>
      <w:r w:rsidRPr="008A292A">
        <w:rPr>
          <w:rFonts w:ascii="Times New Roman" w:hAnsi="Times New Roman" w:cs="Times New Roman"/>
          <w:noProof/>
        </w:rPr>
        <w:drawing>
          <wp:anchor distT="0" distB="0" distL="114300" distR="114300" simplePos="0" relativeHeight="251683840" behindDoc="0" locked="0" layoutInCell="1" allowOverlap="1" wp14:anchorId="1DE7D3CF" wp14:editId="11112513">
            <wp:simplePos x="0" y="0"/>
            <wp:positionH relativeFrom="column">
              <wp:posOffset>-922278</wp:posOffset>
            </wp:positionH>
            <wp:positionV relativeFrom="paragraph">
              <wp:posOffset>-312</wp:posOffset>
            </wp:positionV>
            <wp:extent cx="7764145" cy="6031865"/>
            <wp:effectExtent l="0" t="0" r="8255"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64145" cy="6031865"/>
                    </a:xfrm>
                    <a:prstGeom prst="rect">
                      <a:avLst/>
                    </a:prstGeom>
                  </pic:spPr>
                </pic:pic>
              </a:graphicData>
            </a:graphic>
            <wp14:sizeRelH relativeFrom="margin">
              <wp14:pctWidth>0</wp14:pctWidth>
            </wp14:sizeRelH>
            <wp14:sizeRelV relativeFrom="margin">
              <wp14:pctHeight>0</wp14:pctHeight>
            </wp14:sizeRelV>
          </wp:anchor>
        </w:drawing>
      </w:r>
      <w:r w:rsidRPr="008A292A">
        <w:rPr>
          <w:rFonts w:ascii="Times New Roman" w:hAnsi="Times New Roman" w:cs="Times New Roman"/>
          <w:color w:val="000000"/>
        </w:rPr>
        <w:br w:type="page"/>
      </w:r>
    </w:p>
    <w:p w14:paraId="52016382" w14:textId="149F6872" w:rsidR="00D77213" w:rsidRPr="008A292A" w:rsidRDefault="00D77213">
      <w:pPr>
        <w:rPr>
          <w:rFonts w:ascii="Times New Roman" w:hAnsi="Times New Roman" w:cs="Times New Roman"/>
          <w:color w:val="000000"/>
        </w:rPr>
      </w:pPr>
      <w:r w:rsidRPr="008A292A">
        <w:rPr>
          <w:rFonts w:ascii="Times New Roman" w:eastAsia="Times New Roman" w:hAnsi="Times New Roman" w:cs="Times New Roman"/>
          <w:noProof/>
        </w:rPr>
        <w:lastRenderedPageBreak/>
        <mc:AlternateContent>
          <mc:Choice Requires="wps">
            <w:drawing>
              <wp:anchor distT="0" distB="0" distL="114300" distR="114300" simplePos="0" relativeHeight="251681792" behindDoc="0" locked="0" layoutInCell="1" allowOverlap="1" wp14:anchorId="42769E61" wp14:editId="477E6426">
                <wp:simplePos x="0" y="0"/>
                <wp:positionH relativeFrom="column">
                  <wp:posOffset>-1170122</wp:posOffset>
                </wp:positionH>
                <wp:positionV relativeFrom="paragraph">
                  <wp:posOffset>6131528</wp:posOffset>
                </wp:positionV>
                <wp:extent cx="7773035" cy="622300"/>
                <wp:effectExtent l="0" t="0" r="0" b="6350"/>
                <wp:wrapSquare wrapText="bothSides"/>
                <wp:docPr id="16" name="Text Box 16"/>
                <wp:cNvGraphicFramePr/>
                <a:graphic xmlns:a="http://schemas.openxmlformats.org/drawingml/2006/main">
                  <a:graphicData uri="http://schemas.microsoft.com/office/word/2010/wordprocessingShape">
                    <wps:wsp>
                      <wps:cNvSpPr txBox="1"/>
                      <wps:spPr>
                        <a:xfrm>
                          <a:off x="0" y="0"/>
                          <a:ext cx="7773035" cy="6223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B850AB0" w14:textId="3CA77C99" w:rsidR="00D77213" w:rsidRPr="00D77213" w:rsidRDefault="00D77213" w:rsidP="00D77213">
                            <w:pPr>
                              <w:rPr>
                                <w:rFonts w:ascii="Times New Roman" w:hAnsi="Times New Roman" w:cs="Times New Roman"/>
                              </w:rPr>
                            </w:pPr>
                            <w:r w:rsidRPr="00D77213">
                              <w:rPr>
                                <w:rFonts w:ascii="Times New Roman" w:hAnsi="Times New Roman" w:cs="Times New Roman"/>
                              </w:rPr>
                              <w:t>Figure S</w:t>
                            </w:r>
                            <w:r>
                              <w:rPr>
                                <w:rFonts w:ascii="Times New Roman" w:hAnsi="Times New Roman" w:cs="Times New Roman"/>
                              </w:rPr>
                              <w:t>3</w:t>
                            </w:r>
                            <w:r w:rsidRPr="00D77213">
                              <w:rPr>
                                <w:rFonts w:ascii="Times New Roman" w:hAnsi="Times New Roman" w:cs="Times New Roman"/>
                              </w:rPr>
                              <w:t xml:space="preserve"> – Results of the </w:t>
                            </w:r>
                            <w:proofErr w:type="spellStart"/>
                            <w:r w:rsidRPr="00D77213">
                              <w:rPr>
                                <w:rFonts w:ascii="Times New Roman" w:hAnsi="Times New Roman" w:cs="Times New Roman"/>
                              </w:rPr>
                              <w:t>dadi</w:t>
                            </w:r>
                            <w:proofErr w:type="spellEnd"/>
                            <w:r w:rsidRPr="00D77213">
                              <w:rPr>
                                <w:rFonts w:ascii="Times New Roman" w:hAnsi="Times New Roman" w:cs="Times New Roman"/>
                              </w:rPr>
                              <w:t xml:space="preserve"> optimization runs for the </w:t>
                            </w:r>
                            <w:r w:rsidRPr="00D77213">
                              <w:rPr>
                                <w:rFonts w:ascii="Times New Roman" w:hAnsi="Times New Roman" w:cs="Times New Roman"/>
                              </w:rPr>
                              <w:t xml:space="preserve">model from </w:t>
                            </w:r>
                            <w:r w:rsidRPr="00D77213">
                              <w:rPr>
                                <w:rFonts w:ascii="Times New Roman" w:hAnsi="Times New Roman" w:cs="Times New Roman"/>
                                <w:color w:val="000000"/>
                              </w:rPr>
                              <w:t xml:space="preserve">Zhan et al. </w:t>
                            </w:r>
                            <w:r w:rsidRPr="00D77213">
                              <w:rPr>
                                <w:rFonts w:ascii="Times New Roman" w:hAnsi="Times New Roman" w:cs="Times New Roman"/>
                                <w:color w:val="000000"/>
                              </w:rPr>
                              <w:t>(</w:t>
                            </w:r>
                            <w:r w:rsidRPr="00D77213">
                              <w:rPr>
                                <w:rFonts w:ascii="Times New Roman" w:hAnsi="Times New Roman" w:cs="Times New Roman"/>
                                <w:color w:val="000000"/>
                              </w:rPr>
                              <w:t>2014</w:t>
                            </w:r>
                            <w:r>
                              <w:rPr>
                                <w:rFonts w:ascii="Times New Roman" w:hAnsi="Times New Roman" w:cs="Times New Roman"/>
                              </w:rPr>
                              <w:t>)</w:t>
                            </w:r>
                            <w:r w:rsidRPr="00D77213">
                              <w:rPr>
                                <w:rFonts w:ascii="Times New Roman" w:hAnsi="Times New Roman" w:cs="Times New Roman"/>
                              </w:rPr>
                              <w:t xml:space="preserve"> </w:t>
                            </w:r>
                            <w:r>
                              <w:rPr>
                                <w:rFonts w:ascii="Times New Roman" w:hAnsi="Times New Roman" w:cs="Times New Roman"/>
                              </w:rPr>
                              <w:t>(</w:t>
                            </w:r>
                            <w:r w:rsidRPr="00D77213">
                              <w:rPr>
                                <w:rFonts w:ascii="Times New Roman" w:hAnsi="Times New Roman" w:cs="Times New Roman"/>
                              </w:rPr>
                              <w:t>Left</w:t>
                            </w:r>
                            <w:r w:rsidRPr="00D77213">
                              <w:rPr>
                                <w:rFonts w:ascii="Times New Roman" w:hAnsi="Times New Roman" w:cs="Times New Roman"/>
                              </w:rPr>
                              <w:t>)</w:t>
                            </w:r>
                            <w:r w:rsidRPr="00D77213">
                              <w:rPr>
                                <w:rFonts w:ascii="Times New Roman" w:hAnsi="Times New Roman" w:cs="Times New Roman"/>
                              </w:rPr>
                              <w:t xml:space="preserve"> and “Three Epoch Found and Grow” (Right) demographic models. (a) Hawaii establishment effective size and years since establishment. (b) Current effective size estimates in North America and Hawaii. (c) Migration rates from North America to Hawaii and vice versa.</w:t>
                            </w:r>
                          </w:p>
                          <w:p w14:paraId="1E4B9143" w14:textId="69F7E930" w:rsidR="00D77213" w:rsidRPr="00D77213" w:rsidRDefault="00D77213" w:rsidP="00D77213">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69E61" id="Text Box 16" o:spid="_x0000_s1032" type="#_x0000_t202" style="position:absolute;margin-left:-92.15pt;margin-top:482.8pt;width:612.05pt;height:4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" filled="f" stroked="f">
                <v:textbox>
                  <w:txbxContent>
                    <w:p w14:paraId="6B850AB0" w14:textId="3CA77C99" w:rsidR="00D77213" w:rsidRPr="00D77213" w:rsidRDefault="00D77213" w:rsidP="00D77213">
                      <w:pPr>
                        <w:rPr>
                          <w:rFonts w:ascii="Times New Roman" w:hAnsi="Times New Roman" w:cs="Times New Roman"/>
                        </w:rPr>
                      </w:pPr>
                      <w:r w:rsidRPr="00D77213">
                        <w:rPr>
                          <w:rFonts w:ascii="Times New Roman" w:hAnsi="Times New Roman" w:cs="Times New Roman"/>
                        </w:rPr>
                        <w:t>Figure S</w:t>
                      </w:r>
                      <w:r>
                        <w:rPr>
                          <w:rFonts w:ascii="Times New Roman" w:hAnsi="Times New Roman" w:cs="Times New Roman"/>
                        </w:rPr>
                        <w:t>3</w:t>
                      </w:r>
                      <w:r w:rsidRPr="00D77213">
                        <w:rPr>
                          <w:rFonts w:ascii="Times New Roman" w:hAnsi="Times New Roman" w:cs="Times New Roman"/>
                        </w:rPr>
                        <w:t xml:space="preserve"> – Results of the </w:t>
                      </w:r>
                      <w:proofErr w:type="spellStart"/>
                      <w:r w:rsidRPr="00D77213">
                        <w:rPr>
                          <w:rFonts w:ascii="Times New Roman" w:hAnsi="Times New Roman" w:cs="Times New Roman"/>
                        </w:rPr>
                        <w:t>dadi</w:t>
                      </w:r>
                      <w:proofErr w:type="spellEnd"/>
                      <w:r w:rsidRPr="00D77213">
                        <w:rPr>
                          <w:rFonts w:ascii="Times New Roman" w:hAnsi="Times New Roman" w:cs="Times New Roman"/>
                        </w:rPr>
                        <w:t xml:space="preserve"> optimization runs for the </w:t>
                      </w:r>
                      <w:r w:rsidRPr="00D77213">
                        <w:rPr>
                          <w:rFonts w:ascii="Times New Roman" w:hAnsi="Times New Roman" w:cs="Times New Roman"/>
                        </w:rPr>
                        <w:t xml:space="preserve">model from </w:t>
                      </w:r>
                      <w:r w:rsidRPr="00D77213">
                        <w:rPr>
                          <w:rFonts w:ascii="Times New Roman" w:hAnsi="Times New Roman" w:cs="Times New Roman"/>
                          <w:color w:val="000000"/>
                        </w:rPr>
                        <w:t xml:space="preserve">Zhan et al. </w:t>
                      </w:r>
                      <w:r w:rsidRPr="00D77213">
                        <w:rPr>
                          <w:rFonts w:ascii="Times New Roman" w:hAnsi="Times New Roman" w:cs="Times New Roman"/>
                          <w:color w:val="000000"/>
                        </w:rPr>
                        <w:t>(</w:t>
                      </w:r>
                      <w:r w:rsidRPr="00D77213">
                        <w:rPr>
                          <w:rFonts w:ascii="Times New Roman" w:hAnsi="Times New Roman" w:cs="Times New Roman"/>
                          <w:color w:val="000000"/>
                        </w:rPr>
                        <w:t>2014</w:t>
                      </w:r>
                      <w:r>
                        <w:rPr>
                          <w:rFonts w:ascii="Times New Roman" w:hAnsi="Times New Roman" w:cs="Times New Roman"/>
                        </w:rPr>
                        <w:t>)</w:t>
                      </w:r>
                      <w:r w:rsidRPr="00D77213">
                        <w:rPr>
                          <w:rFonts w:ascii="Times New Roman" w:hAnsi="Times New Roman" w:cs="Times New Roman"/>
                        </w:rPr>
                        <w:t xml:space="preserve"> </w:t>
                      </w:r>
                      <w:r>
                        <w:rPr>
                          <w:rFonts w:ascii="Times New Roman" w:hAnsi="Times New Roman" w:cs="Times New Roman"/>
                        </w:rPr>
                        <w:t>(</w:t>
                      </w:r>
                      <w:r w:rsidRPr="00D77213">
                        <w:rPr>
                          <w:rFonts w:ascii="Times New Roman" w:hAnsi="Times New Roman" w:cs="Times New Roman"/>
                        </w:rPr>
                        <w:t>Left</w:t>
                      </w:r>
                      <w:r w:rsidRPr="00D77213">
                        <w:rPr>
                          <w:rFonts w:ascii="Times New Roman" w:hAnsi="Times New Roman" w:cs="Times New Roman"/>
                        </w:rPr>
                        <w:t>)</w:t>
                      </w:r>
                      <w:r w:rsidRPr="00D77213">
                        <w:rPr>
                          <w:rFonts w:ascii="Times New Roman" w:hAnsi="Times New Roman" w:cs="Times New Roman"/>
                        </w:rPr>
                        <w:t xml:space="preserve"> and “Three Epoch Found and Grow” (Right) demographic models. (a) Hawaii establishment effective size and years since establishment. (b) Current effective size estimates in North America and Hawaii. (c) Migration rates from North America to Hawaii and vice versa.</w:t>
                      </w:r>
                    </w:p>
                    <w:p w14:paraId="1E4B9143" w14:textId="69F7E930" w:rsidR="00D77213" w:rsidRPr="00D77213" w:rsidRDefault="00D77213" w:rsidP="00D77213">
                      <w:pPr>
                        <w:rPr>
                          <w:rFonts w:ascii="Times New Roman" w:hAnsi="Times New Roman" w:cs="Times New Roman"/>
                        </w:rPr>
                      </w:pPr>
                    </w:p>
                  </w:txbxContent>
                </v:textbox>
                <w10:wrap type="square"/>
              </v:shape>
            </w:pict>
          </mc:Fallback>
        </mc:AlternateContent>
      </w:r>
      <w:r w:rsidRPr="008A292A">
        <w:rPr>
          <w:rFonts w:ascii="Times New Roman" w:hAnsi="Times New Roman" w:cs="Times New Roman"/>
          <w:noProof/>
        </w:rPr>
        <w:drawing>
          <wp:anchor distT="0" distB="0" distL="114300" distR="114300" simplePos="0" relativeHeight="251674624" behindDoc="0" locked="0" layoutInCell="1" allowOverlap="1" wp14:anchorId="4E615F85" wp14:editId="2D54F193">
            <wp:simplePos x="0" y="0"/>
            <wp:positionH relativeFrom="column">
              <wp:posOffset>-914400</wp:posOffset>
            </wp:positionH>
            <wp:positionV relativeFrom="paragraph">
              <wp:posOffset>25400</wp:posOffset>
            </wp:positionV>
            <wp:extent cx="7772400" cy="60210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772400" cy="6021070"/>
                    </a:xfrm>
                    <a:prstGeom prst="rect">
                      <a:avLst/>
                    </a:prstGeom>
                  </pic:spPr>
                </pic:pic>
              </a:graphicData>
            </a:graphic>
            <wp14:sizeRelH relativeFrom="margin">
              <wp14:pctWidth>0</wp14:pctWidth>
            </wp14:sizeRelH>
            <wp14:sizeRelV relativeFrom="margin">
              <wp14:pctHeight>0</wp14:pctHeight>
            </wp14:sizeRelV>
          </wp:anchor>
        </w:drawing>
      </w:r>
      <w:r w:rsidRPr="008A292A">
        <w:rPr>
          <w:rFonts w:ascii="Times New Roman" w:hAnsi="Times New Roman" w:cs="Times New Roman"/>
          <w:color w:val="000000"/>
        </w:rPr>
        <w:br w:type="page"/>
      </w:r>
    </w:p>
    <w:p w14:paraId="089BD6E1" w14:textId="77777777" w:rsidR="00696A0C" w:rsidRPr="008A292A" w:rsidRDefault="00696A0C" w:rsidP="00625A53">
      <w:pPr>
        <w:rPr>
          <w:rFonts w:ascii="Times New Roman" w:hAnsi="Times New Roman" w:cs="Times New Roman"/>
          <w:color w:val="000000"/>
        </w:rPr>
      </w:pPr>
    </w:p>
    <w:p w14:paraId="2EFF7AAE" w14:textId="77777777" w:rsidR="00696A0C" w:rsidRPr="008A292A" w:rsidRDefault="00696A0C" w:rsidP="00625A53">
      <w:pPr>
        <w:rPr>
          <w:rFonts w:ascii="Times New Roman" w:hAnsi="Times New Roman" w:cs="Times New Roman"/>
          <w:color w:val="000000"/>
        </w:rPr>
      </w:pPr>
    </w:p>
    <w:tbl>
      <w:tblPr>
        <w:tblStyle w:val="TableGrid"/>
        <w:tblW w:w="8892" w:type="dxa"/>
        <w:tblLook w:val="04A0" w:firstRow="1" w:lastRow="0" w:firstColumn="1" w:lastColumn="0" w:noHBand="0" w:noVBand="1"/>
      </w:tblPr>
      <w:tblGrid>
        <w:gridCol w:w="1778"/>
        <w:gridCol w:w="3204"/>
        <w:gridCol w:w="1866"/>
        <w:gridCol w:w="2044"/>
      </w:tblGrid>
      <w:tr w:rsidR="00C748B1" w:rsidRPr="008A292A" w14:paraId="1DB29F86" w14:textId="77777777" w:rsidTr="000867B1">
        <w:tc>
          <w:tcPr>
            <w:tcW w:w="1778" w:type="dxa"/>
            <w:vAlign w:val="center"/>
          </w:tcPr>
          <w:p w14:paraId="1A4BE8F1" w14:textId="77777777" w:rsidR="00C748B1" w:rsidRPr="008A292A" w:rsidRDefault="00C748B1" w:rsidP="000867B1">
            <w:pPr>
              <w:jc w:val="center"/>
              <w:rPr>
                <w:rFonts w:ascii="Times New Roman" w:eastAsia="Times New Roman" w:hAnsi="Times New Roman" w:cs="Times New Roman"/>
                <w:b/>
              </w:rPr>
            </w:pPr>
            <w:r w:rsidRPr="008A292A">
              <w:rPr>
                <w:rFonts w:ascii="Times New Roman" w:eastAsia="Times New Roman" w:hAnsi="Times New Roman" w:cs="Times New Roman"/>
                <w:b/>
              </w:rPr>
              <w:t>Population</w:t>
            </w:r>
          </w:p>
        </w:tc>
        <w:tc>
          <w:tcPr>
            <w:tcW w:w="3204" w:type="dxa"/>
            <w:vAlign w:val="center"/>
          </w:tcPr>
          <w:p w14:paraId="6D342A68" w14:textId="77777777" w:rsidR="00C748B1" w:rsidRPr="008A292A" w:rsidRDefault="00C748B1" w:rsidP="000867B1">
            <w:pPr>
              <w:jc w:val="center"/>
              <w:rPr>
                <w:rFonts w:ascii="Times New Roman" w:eastAsia="Times New Roman" w:hAnsi="Times New Roman" w:cs="Times New Roman"/>
                <w:b/>
              </w:rPr>
            </w:pPr>
            <w:r w:rsidRPr="008A292A">
              <w:rPr>
                <w:rFonts w:ascii="Times New Roman" w:eastAsia="Times New Roman" w:hAnsi="Times New Roman" w:cs="Times New Roman"/>
                <w:b/>
              </w:rPr>
              <w:t>Sampling Location</w:t>
            </w:r>
          </w:p>
        </w:tc>
        <w:tc>
          <w:tcPr>
            <w:tcW w:w="1866" w:type="dxa"/>
            <w:vAlign w:val="center"/>
          </w:tcPr>
          <w:p w14:paraId="054BD537" w14:textId="77777777" w:rsidR="00C748B1" w:rsidRPr="008A292A" w:rsidRDefault="000867B1" w:rsidP="000867B1">
            <w:pPr>
              <w:jc w:val="center"/>
              <w:rPr>
                <w:rFonts w:ascii="Times New Roman" w:eastAsia="Times New Roman" w:hAnsi="Times New Roman" w:cs="Times New Roman"/>
                <w:b/>
              </w:rPr>
            </w:pPr>
            <w:r w:rsidRPr="008A292A">
              <w:rPr>
                <w:rFonts w:ascii="Times New Roman" w:eastAsia="Times New Roman" w:hAnsi="Times New Roman" w:cs="Times New Roman"/>
                <w:b/>
              </w:rPr>
              <w:t>Sampling Year(s)</w:t>
            </w:r>
          </w:p>
        </w:tc>
        <w:tc>
          <w:tcPr>
            <w:tcW w:w="2044" w:type="dxa"/>
            <w:vAlign w:val="center"/>
          </w:tcPr>
          <w:p w14:paraId="493F5527" w14:textId="40A055F3" w:rsidR="00C748B1" w:rsidRPr="008A292A" w:rsidRDefault="000867B1" w:rsidP="000867B1">
            <w:pPr>
              <w:jc w:val="center"/>
              <w:rPr>
                <w:rFonts w:ascii="Times New Roman" w:eastAsia="Times New Roman" w:hAnsi="Times New Roman" w:cs="Times New Roman"/>
                <w:b/>
              </w:rPr>
            </w:pPr>
            <w:r w:rsidRPr="008A292A">
              <w:rPr>
                <w:rFonts w:ascii="Times New Roman" w:eastAsia="Times New Roman" w:hAnsi="Times New Roman" w:cs="Times New Roman"/>
                <w:b/>
              </w:rPr>
              <w:t>#</w:t>
            </w:r>
            <w:r w:rsidR="00C748B1" w:rsidRPr="008A292A">
              <w:rPr>
                <w:rFonts w:ascii="Times New Roman" w:eastAsia="Times New Roman" w:hAnsi="Times New Roman" w:cs="Times New Roman"/>
                <w:b/>
              </w:rPr>
              <w:t xml:space="preserve"> Sequenced</w:t>
            </w:r>
          </w:p>
        </w:tc>
      </w:tr>
      <w:tr w:rsidR="000867B1" w:rsidRPr="008A292A" w14:paraId="27B52B3C" w14:textId="77777777" w:rsidTr="000867B1">
        <w:tc>
          <w:tcPr>
            <w:tcW w:w="1778" w:type="dxa"/>
            <w:vMerge w:val="restart"/>
            <w:vAlign w:val="center"/>
          </w:tcPr>
          <w:p w14:paraId="689E8FCD" w14:textId="77777777" w:rsidR="000867B1" w:rsidRPr="008A292A" w:rsidRDefault="000867B1" w:rsidP="000867B1">
            <w:pPr>
              <w:jc w:val="center"/>
              <w:rPr>
                <w:rFonts w:ascii="Times New Roman" w:eastAsia="Times New Roman" w:hAnsi="Times New Roman" w:cs="Times New Roman"/>
                <w:b/>
              </w:rPr>
            </w:pPr>
            <w:r w:rsidRPr="008A292A">
              <w:rPr>
                <w:rFonts w:ascii="Times New Roman" w:eastAsia="Times New Roman" w:hAnsi="Times New Roman" w:cs="Times New Roman"/>
                <w:b/>
              </w:rPr>
              <w:t>North America</w:t>
            </w:r>
          </w:p>
        </w:tc>
        <w:tc>
          <w:tcPr>
            <w:tcW w:w="3204" w:type="dxa"/>
            <w:vAlign w:val="center"/>
          </w:tcPr>
          <w:p w14:paraId="25FF8730"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Eastern North America (Mexican overwintering sites)</w:t>
            </w:r>
          </w:p>
        </w:tc>
        <w:tc>
          <w:tcPr>
            <w:tcW w:w="1866" w:type="dxa"/>
            <w:vAlign w:val="center"/>
          </w:tcPr>
          <w:p w14:paraId="56F1FC80"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2016</w:t>
            </w:r>
          </w:p>
        </w:tc>
        <w:tc>
          <w:tcPr>
            <w:tcW w:w="2044" w:type="dxa"/>
            <w:vAlign w:val="center"/>
          </w:tcPr>
          <w:p w14:paraId="1C709FF5"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45</w:t>
            </w:r>
          </w:p>
        </w:tc>
      </w:tr>
      <w:tr w:rsidR="000867B1" w:rsidRPr="008A292A" w14:paraId="4461F693" w14:textId="77777777" w:rsidTr="000867B1">
        <w:tc>
          <w:tcPr>
            <w:tcW w:w="1778" w:type="dxa"/>
            <w:vMerge/>
            <w:vAlign w:val="center"/>
          </w:tcPr>
          <w:p w14:paraId="6C485D3C" w14:textId="77777777" w:rsidR="000867B1" w:rsidRPr="008A292A" w:rsidRDefault="000867B1" w:rsidP="000867B1">
            <w:pPr>
              <w:jc w:val="center"/>
              <w:rPr>
                <w:rFonts w:ascii="Times New Roman" w:eastAsia="Times New Roman" w:hAnsi="Times New Roman" w:cs="Times New Roman"/>
                <w:b/>
              </w:rPr>
            </w:pPr>
          </w:p>
        </w:tc>
        <w:tc>
          <w:tcPr>
            <w:tcW w:w="3204" w:type="dxa"/>
            <w:vAlign w:val="center"/>
          </w:tcPr>
          <w:p w14:paraId="2F2DA8BB"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Western North American (California overwintering sites)</w:t>
            </w:r>
          </w:p>
        </w:tc>
        <w:tc>
          <w:tcPr>
            <w:tcW w:w="1866" w:type="dxa"/>
            <w:vAlign w:val="center"/>
          </w:tcPr>
          <w:p w14:paraId="05AED100"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2015</w:t>
            </w:r>
          </w:p>
        </w:tc>
        <w:tc>
          <w:tcPr>
            <w:tcW w:w="2044" w:type="dxa"/>
            <w:vAlign w:val="center"/>
          </w:tcPr>
          <w:p w14:paraId="1E948FEB"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40</w:t>
            </w:r>
          </w:p>
        </w:tc>
      </w:tr>
      <w:tr w:rsidR="000867B1" w:rsidRPr="008A292A" w14:paraId="2F785BEB" w14:textId="77777777" w:rsidTr="000867B1">
        <w:tc>
          <w:tcPr>
            <w:tcW w:w="1778" w:type="dxa"/>
            <w:vMerge w:val="restart"/>
            <w:vAlign w:val="center"/>
          </w:tcPr>
          <w:p w14:paraId="7D3D34D3" w14:textId="77777777" w:rsidR="000867B1" w:rsidRPr="008A292A" w:rsidRDefault="000867B1" w:rsidP="000867B1">
            <w:pPr>
              <w:jc w:val="center"/>
              <w:rPr>
                <w:rFonts w:ascii="Times New Roman" w:eastAsia="Times New Roman" w:hAnsi="Times New Roman" w:cs="Times New Roman"/>
                <w:b/>
              </w:rPr>
            </w:pPr>
            <w:r w:rsidRPr="008A292A">
              <w:rPr>
                <w:rFonts w:ascii="Times New Roman" w:eastAsia="Times New Roman" w:hAnsi="Times New Roman" w:cs="Times New Roman"/>
                <w:b/>
              </w:rPr>
              <w:t>Hawaii</w:t>
            </w:r>
          </w:p>
        </w:tc>
        <w:tc>
          <w:tcPr>
            <w:tcW w:w="3204" w:type="dxa"/>
            <w:vAlign w:val="center"/>
          </w:tcPr>
          <w:p w14:paraId="3020712C"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Maui</w:t>
            </w:r>
          </w:p>
        </w:tc>
        <w:tc>
          <w:tcPr>
            <w:tcW w:w="1866" w:type="dxa"/>
            <w:vAlign w:val="center"/>
          </w:tcPr>
          <w:p w14:paraId="67A27BD3"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2016</w:t>
            </w:r>
          </w:p>
        </w:tc>
        <w:tc>
          <w:tcPr>
            <w:tcW w:w="2044" w:type="dxa"/>
            <w:vAlign w:val="center"/>
          </w:tcPr>
          <w:p w14:paraId="5F753B7F"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8</w:t>
            </w:r>
          </w:p>
        </w:tc>
      </w:tr>
      <w:tr w:rsidR="000867B1" w:rsidRPr="008A292A" w14:paraId="7974ACCA" w14:textId="77777777" w:rsidTr="000867B1">
        <w:tc>
          <w:tcPr>
            <w:tcW w:w="1778" w:type="dxa"/>
            <w:vMerge/>
            <w:vAlign w:val="center"/>
          </w:tcPr>
          <w:p w14:paraId="376B059D" w14:textId="77777777" w:rsidR="000867B1" w:rsidRPr="008A292A" w:rsidRDefault="000867B1" w:rsidP="000867B1">
            <w:pPr>
              <w:jc w:val="center"/>
              <w:rPr>
                <w:rFonts w:ascii="Times New Roman" w:eastAsia="Times New Roman" w:hAnsi="Times New Roman" w:cs="Times New Roman"/>
                <w:b/>
              </w:rPr>
            </w:pPr>
          </w:p>
        </w:tc>
        <w:tc>
          <w:tcPr>
            <w:tcW w:w="3204" w:type="dxa"/>
            <w:vAlign w:val="center"/>
          </w:tcPr>
          <w:p w14:paraId="1FC31734"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Oahu</w:t>
            </w:r>
          </w:p>
        </w:tc>
        <w:tc>
          <w:tcPr>
            <w:tcW w:w="1866" w:type="dxa"/>
            <w:vAlign w:val="center"/>
          </w:tcPr>
          <w:p w14:paraId="1A5DDE17"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2016</w:t>
            </w:r>
          </w:p>
        </w:tc>
        <w:tc>
          <w:tcPr>
            <w:tcW w:w="2044" w:type="dxa"/>
            <w:vAlign w:val="center"/>
          </w:tcPr>
          <w:p w14:paraId="1E1DD4AD"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4</w:t>
            </w:r>
          </w:p>
        </w:tc>
      </w:tr>
      <w:tr w:rsidR="000867B1" w:rsidRPr="008A292A" w14:paraId="32DEE27A" w14:textId="77777777" w:rsidTr="000867B1">
        <w:tc>
          <w:tcPr>
            <w:tcW w:w="1778" w:type="dxa"/>
            <w:vMerge w:val="restart"/>
            <w:vAlign w:val="center"/>
          </w:tcPr>
          <w:p w14:paraId="0C15A737" w14:textId="27AE7DB1" w:rsidR="000867B1" w:rsidRPr="008A292A" w:rsidRDefault="000867B1" w:rsidP="000867B1">
            <w:pPr>
              <w:jc w:val="center"/>
              <w:rPr>
                <w:rFonts w:ascii="Times New Roman" w:eastAsia="Times New Roman" w:hAnsi="Times New Roman" w:cs="Times New Roman"/>
                <w:b/>
              </w:rPr>
            </w:pPr>
            <w:r w:rsidRPr="008A292A">
              <w:rPr>
                <w:rFonts w:ascii="Times New Roman" w:eastAsia="Times New Roman" w:hAnsi="Times New Roman" w:cs="Times New Roman"/>
                <w:b/>
              </w:rPr>
              <w:t>Mariana Islands</w:t>
            </w:r>
          </w:p>
        </w:tc>
        <w:tc>
          <w:tcPr>
            <w:tcW w:w="3204" w:type="dxa"/>
            <w:vAlign w:val="center"/>
          </w:tcPr>
          <w:p w14:paraId="35BC96C3" w14:textId="041FE2EF"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Guam</w:t>
            </w:r>
          </w:p>
        </w:tc>
        <w:tc>
          <w:tcPr>
            <w:tcW w:w="1866" w:type="dxa"/>
            <w:vAlign w:val="center"/>
          </w:tcPr>
          <w:p w14:paraId="1EF09002"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2015</w:t>
            </w:r>
          </w:p>
        </w:tc>
        <w:tc>
          <w:tcPr>
            <w:tcW w:w="2044" w:type="dxa"/>
            <w:vAlign w:val="center"/>
          </w:tcPr>
          <w:p w14:paraId="0DD1560D"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24</w:t>
            </w:r>
          </w:p>
        </w:tc>
      </w:tr>
      <w:tr w:rsidR="000867B1" w:rsidRPr="008A292A" w14:paraId="31C4A95F" w14:textId="77777777" w:rsidTr="000867B1">
        <w:tc>
          <w:tcPr>
            <w:tcW w:w="1778" w:type="dxa"/>
            <w:vMerge/>
            <w:vAlign w:val="center"/>
          </w:tcPr>
          <w:p w14:paraId="2BA32D2D" w14:textId="77777777" w:rsidR="000867B1" w:rsidRPr="008A292A" w:rsidRDefault="000867B1" w:rsidP="000867B1">
            <w:pPr>
              <w:jc w:val="center"/>
              <w:rPr>
                <w:rFonts w:ascii="Times New Roman" w:eastAsia="Times New Roman" w:hAnsi="Times New Roman" w:cs="Times New Roman"/>
                <w:b/>
              </w:rPr>
            </w:pPr>
          </w:p>
        </w:tc>
        <w:tc>
          <w:tcPr>
            <w:tcW w:w="3204" w:type="dxa"/>
            <w:vAlign w:val="center"/>
          </w:tcPr>
          <w:p w14:paraId="2E08DC6F" w14:textId="4C7508EF"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Rota</w:t>
            </w:r>
          </w:p>
        </w:tc>
        <w:tc>
          <w:tcPr>
            <w:tcW w:w="1866" w:type="dxa"/>
            <w:vAlign w:val="center"/>
          </w:tcPr>
          <w:p w14:paraId="24FD53EF"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2015</w:t>
            </w:r>
          </w:p>
        </w:tc>
        <w:tc>
          <w:tcPr>
            <w:tcW w:w="2044" w:type="dxa"/>
            <w:vAlign w:val="center"/>
          </w:tcPr>
          <w:p w14:paraId="2589C7D9"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20</w:t>
            </w:r>
          </w:p>
        </w:tc>
      </w:tr>
      <w:tr w:rsidR="000867B1" w:rsidRPr="008A292A" w14:paraId="3A564D9D" w14:textId="77777777" w:rsidTr="000867B1">
        <w:tc>
          <w:tcPr>
            <w:tcW w:w="1778" w:type="dxa"/>
            <w:vMerge/>
            <w:vAlign w:val="center"/>
          </w:tcPr>
          <w:p w14:paraId="60A27DAC" w14:textId="77777777" w:rsidR="000867B1" w:rsidRPr="008A292A" w:rsidRDefault="000867B1" w:rsidP="000867B1">
            <w:pPr>
              <w:jc w:val="center"/>
              <w:rPr>
                <w:rFonts w:ascii="Times New Roman" w:eastAsia="Times New Roman" w:hAnsi="Times New Roman" w:cs="Times New Roman"/>
                <w:b/>
              </w:rPr>
            </w:pPr>
          </w:p>
        </w:tc>
        <w:tc>
          <w:tcPr>
            <w:tcW w:w="3204" w:type="dxa"/>
            <w:vAlign w:val="center"/>
          </w:tcPr>
          <w:p w14:paraId="54BC195B" w14:textId="6F9BC0DD"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Saipan</w:t>
            </w:r>
          </w:p>
        </w:tc>
        <w:tc>
          <w:tcPr>
            <w:tcW w:w="1866" w:type="dxa"/>
            <w:vAlign w:val="center"/>
          </w:tcPr>
          <w:p w14:paraId="4F25AB26"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2015</w:t>
            </w:r>
          </w:p>
        </w:tc>
        <w:tc>
          <w:tcPr>
            <w:tcW w:w="2044" w:type="dxa"/>
            <w:vAlign w:val="center"/>
          </w:tcPr>
          <w:p w14:paraId="7323AAA4"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4</w:t>
            </w:r>
          </w:p>
        </w:tc>
      </w:tr>
      <w:tr w:rsidR="000867B1" w:rsidRPr="008A292A" w14:paraId="15EF711A" w14:textId="77777777" w:rsidTr="000867B1">
        <w:tc>
          <w:tcPr>
            <w:tcW w:w="1778" w:type="dxa"/>
            <w:vAlign w:val="center"/>
          </w:tcPr>
          <w:p w14:paraId="1BEC5994" w14:textId="77777777" w:rsidR="000867B1" w:rsidRPr="008A292A" w:rsidRDefault="000867B1" w:rsidP="000867B1">
            <w:pPr>
              <w:jc w:val="center"/>
              <w:rPr>
                <w:rFonts w:ascii="Times New Roman" w:eastAsia="Times New Roman" w:hAnsi="Times New Roman" w:cs="Times New Roman"/>
                <w:b/>
              </w:rPr>
            </w:pPr>
            <w:r w:rsidRPr="008A292A">
              <w:rPr>
                <w:rFonts w:ascii="Times New Roman" w:eastAsia="Times New Roman" w:hAnsi="Times New Roman" w:cs="Times New Roman"/>
                <w:b/>
              </w:rPr>
              <w:t>Fiji</w:t>
            </w:r>
          </w:p>
        </w:tc>
        <w:tc>
          <w:tcPr>
            <w:tcW w:w="3204" w:type="dxa"/>
            <w:vAlign w:val="center"/>
          </w:tcPr>
          <w:p w14:paraId="55353890" w14:textId="7389C55B"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 xml:space="preserve">Viti </w:t>
            </w:r>
            <w:proofErr w:type="spellStart"/>
            <w:r w:rsidRPr="008A292A">
              <w:rPr>
                <w:rFonts w:ascii="Times New Roman" w:eastAsia="Times New Roman" w:hAnsi="Times New Roman" w:cs="Times New Roman"/>
              </w:rPr>
              <w:t>Levu</w:t>
            </w:r>
            <w:proofErr w:type="spellEnd"/>
          </w:p>
        </w:tc>
        <w:tc>
          <w:tcPr>
            <w:tcW w:w="1866" w:type="dxa"/>
            <w:vAlign w:val="center"/>
          </w:tcPr>
          <w:p w14:paraId="75C7D62F"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2009</w:t>
            </w:r>
          </w:p>
        </w:tc>
        <w:tc>
          <w:tcPr>
            <w:tcW w:w="2044" w:type="dxa"/>
            <w:vAlign w:val="center"/>
          </w:tcPr>
          <w:p w14:paraId="0E70BC2B"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5</w:t>
            </w:r>
          </w:p>
        </w:tc>
      </w:tr>
      <w:tr w:rsidR="000867B1" w:rsidRPr="008A292A" w14:paraId="3B140526" w14:textId="77777777" w:rsidTr="000867B1">
        <w:tc>
          <w:tcPr>
            <w:tcW w:w="1778" w:type="dxa"/>
            <w:vAlign w:val="center"/>
          </w:tcPr>
          <w:p w14:paraId="1DD29DC2" w14:textId="77777777" w:rsidR="000867B1" w:rsidRPr="008A292A" w:rsidRDefault="000867B1" w:rsidP="000867B1">
            <w:pPr>
              <w:jc w:val="center"/>
              <w:rPr>
                <w:rFonts w:ascii="Times New Roman" w:eastAsia="Times New Roman" w:hAnsi="Times New Roman" w:cs="Times New Roman"/>
                <w:b/>
              </w:rPr>
            </w:pPr>
            <w:r w:rsidRPr="008A292A">
              <w:rPr>
                <w:rFonts w:ascii="Times New Roman" w:eastAsia="Times New Roman" w:hAnsi="Times New Roman" w:cs="Times New Roman"/>
                <w:b/>
              </w:rPr>
              <w:t>Samoa</w:t>
            </w:r>
          </w:p>
        </w:tc>
        <w:tc>
          <w:tcPr>
            <w:tcW w:w="3204" w:type="dxa"/>
            <w:vAlign w:val="center"/>
          </w:tcPr>
          <w:p w14:paraId="33FACE81" w14:textId="71BC5B84"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Upolu</w:t>
            </w:r>
          </w:p>
        </w:tc>
        <w:tc>
          <w:tcPr>
            <w:tcW w:w="1866" w:type="dxa"/>
            <w:vAlign w:val="center"/>
          </w:tcPr>
          <w:p w14:paraId="37D0F917"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2006, 2007, 2016</w:t>
            </w:r>
          </w:p>
        </w:tc>
        <w:tc>
          <w:tcPr>
            <w:tcW w:w="2044" w:type="dxa"/>
            <w:vAlign w:val="center"/>
          </w:tcPr>
          <w:p w14:paraId="66F0B31B"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31</w:t>
            </w:r>
          </w:p>
        </w:tc>
      </w:tr>
      <w:tr w:rsidR="000867B1" w:rsidRPr="008A292A" w14:paraId="2A0B6918" w14:textId="77777777" w:rsidTr="000867B1">
        <w:tc>
          <w:tcPr>
            <w:tcW w:w="1778" w:type="dxa"/>
            <w:vAlign w:val="center"/>
          </w:tcPr>
          <w:p w14:paraId="0A1663B1" w14:textId="77777777" w:rsidR="000867B1" w:rsidRPr="008A292A" w:rsidRDefault="000867B1" w:rsidP="000867B1">
            <w:pPr>
              <w:jc w:val="center"/>
              <w:rPr>
                <w:rFonts w:ascii="Times New Roman" w:eastAsia="Times New Roman" w:hAnsi="Times New Roman" w:cs="Times New Roman"/>
                <w:b/>
              </w:rPr>
            </w:pPr>
            <w:r w:rsidRPr="008A292A">
              <w:rPr>
                <w:rFonts w:ascii="Times New Roman" w:eastAsia="Times New Roman" w:hAnsi="Times New Roman" w:cs="Times New Roman"/>
                <w:b/>
              </w:rPr>
              <w:t>New Caledonia</w:t>
            </w:r>
          </w:p>
        </w:tc>
        <w:tc>
          <w:tcPr>
            <w:tcW w:w="3204" w:type="dxa"/>
            <w:vAlign w:val="center"/>
          </w:tcPr>
          <w:p w14:paraId="17FB2B76" w14:textId="274FE36B"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Grand Terre</w:t>
            </w:r>
          </w:p>
        </w:tc>
        <w:tc>
          <w:tcPr>
            <w:tcW w:w="1866" w:type="dxa"/>
            <w:vAlign w:val="center"/>
          </w:tcPr>
          <w:p w14:paraId="19BEFD26"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1991, 2006, 2010</w:t>
            </w:r>
          </w:p>
        </w:tc>
        <w:tc>
          <w:tcPr>
            <w:tcW w:w="2044" w:type="dxa"/>
            <w:vAlign w:val="center"/>
          </w:tcPr>
          <w:p w14:paraId="4F0265E2"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18</w:t>
            </w:r>
          </w:p>
        </w:tc>
      </w:tr>
      <w:tr w:rsidR="000867B1" w:rsidRPr="008A292A" w14:paraId="40979DEE" w14:textId="77777777" w:rsidTr="000867B1">
        <w:tc>
          <w:tcPr>
            <w:tcW w:w="1778" w:type="dxa"/>
            <w:vMerge w:val="restart"/>
            <w:vAlign w:val="center"/>
          </w:tcPr>
          <w:p w14:paraId="12CB76F8" w14:textId="77777777" w:rsidR="000867B1" w:rsidRPr="008A292A" w:rsidRDefault="000867B1" w:rsidP="000867B1">
            <w:pPr>
              <w:jc w:val="center"/>
              <w:rPr>
                <w:rFonts w:ascii="Times New Roman" w:eastAsia="Times New Roman" w:hAnsi="Times New Roman" w:cs="Times New Roman"/>
                <w:b/>
              </w:rPr>
            </w:pPr>
            <w:r w:rsidRPr="008A292A">
              <w:rPr>
                <w:rFonts w:ascii="Times New Roman" w:eastAsia="Times New Roman" w:hAnsi="Times New Roman" w:cs="Times New Roman"/>
                <w:b/>
              </w:rPr>
              <w:t>Australia</w:t>
            </w:r>
          </w:p>
        </w:tc>
        <w:tc>
          <w:tcPr>
            <w:tcW w:w="3204" w:type="dxa"/>
            <w:vAlign w:val="center"/>
          </w:tcPr>
          <w:p w14:paraId="229FB2E1"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Queensland</w:t>
            </w:r>
          </w:p>
        </w:tc>
        <w:tc>
          <w:tcPr>
            <w:tcW w:w="1866" w:type="dxa"/>
            <w:vAlign w:val="center"/>
          </w:tcPr>
          <w:p w14:paraId="639E30B6"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2016</w:t>
            </w:r>
          </w:p>
        </w:tc>
        <w:tc>
          <w:tcPr>
            <w:tcW w:w="2044" w:type="dxa"/>
            <w:vAlign w:val="center"/>
          </w:tcPr>
          <w:p w14:paraId="46BFA131"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44</w:t>
            </w:r>
          </w:p>
        </w:tc>
      </w:tr>
      <w:tr w:rsidR="000867B1" w:rsidRPr="008A292A" w14:paraId="546FAA91" w14:textId="77777777" w:rsidTr="000867B1">
        <w:tc>
          <w:tcPr>
            <w:tcW w:w="1778" w:type="dxa"/>
            <w:vMerge/>
            <w:vAlign w:val="center"/>
          </w:tcPr>
          <w:p w14:paraId="13929818" w14:textId="77777777" w:rsidR="000867B1" w:rsidRPr="008A292A" w:rsidRDefault="000867B1" w:rsidP="000867B1">
            <w:pPr>
              <w:jc w:val="center"/>
              <w:rPr>
                <w:rFonts w:ascii="Times New Roman" w:eastAsia="Times New Roman" w:hAnsi="Times New Roman" w:cs="Times New Roman"/>
                <w:b/>
              </w:rPr>
            </w:pPr>
          </w:p>
        </w:tc>
        <w:tc>
          <w:tcPr>
            <w:tcW w:w="3204" w:type="dxa"/>
            <w:vAlign w:val="center"/>
          </w:tcPr>
          <w:p w14:paraId="79E18205"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Victoria</w:t>
            </w:r>
          </w:p>
        </w:tc>
        <w:tc>
          <w:tcPr>
            <w:tcW w:w="1866" w:type="dxa"/>
            <w:vAlign w:val="center"/>
          </w:tcPr>
          <w:p w14:paraId="5B45E796"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2016</w:t>
            </w:r>
          </w:p>
        </w:tc>
        <w:tc>
          <w:tcPr>
            <w:tcW w:w="2044" w:type="dxa"/>
            <w:vAlign w:val="center"/>
          </w:tcPr>
          <w:p w14:paraId="23D24361"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4</w:t>
            </w:r>
          </w:p>
        </w:tc>
      </w:tr>
      <w:tr w:rsidR="000867B1" w:rsidRPr="008A292A" w14:paraId="1859CFE4" w14:textId="77777777" w:rsidTr="000867B1">
        <w:tc>
          <w:tcPr>
            <w:tcW w:w="1778" w:type="dxa"/>
            <w:vMerge/>
            <w:vAlign w:val="center"/>
          </w:tcPr>
          <w:p w14:paraId="5AEF5DB5" w14:textId="77777777" w:rsidR="000867B1" w:rsidRPr="008A292A" w:rsidRDefault="000867B1" w:rsidP="000867B1">
            <w:pPr>
              <w:jc w:val="center"/>
              <w:rPr>
                <w:rFonts w:ascii="Times New Roman" w:eastAsia="Times New Roman" w:hAnsi="Times New Roman" w:cs="Times New Roman"/>
                <w:b/>
              </w:rPr>
            </w:pPr>
          </w:p>
        </w:tc>
        <w:tc>
          <w:tcPr>
            <w:tcW w:w="3204" w:type="dxa"/>
            <w:vAlign w:val="center"/>
          </w:tcPr>
          <w:p w14:paraId="2BEACB36"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New South Wales</w:t>
            </w:r>
          </w:p>
        </w:tc>
        <w:tc>
          <w:tcPr>
            <w:tcW w:w="1866" w:type="dxa"/>
            <w:vAlign w:val="center"/>
          </w:tcPr>
          <w:p w14:paraId="6982A404"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2016</w:t>
            </w:r>
          </w:p>
        </w:tc>
        <w:tc>
          <w:tcPr>
            <w:tcW w:w="2044" w:type="dxa"/>
            <w:vAlign w:val="center"/>
          </w:tcPr>
          <w:p w14:paraId="53DB1FA5"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6</w:t>
            </w:r>
          </w:p>
        </w:tc>
      </w:tr>
      <w:tr w:rsidR="000867B1" w:rsidRPr="008A292A" w14:paraId="2172A0C5" w14:textId="77777777" w:rsidTr="000867B1">
        <w:tc>
          <w:tcPr>
            <w:tcW w:w="1778" w:type="dxa"/>
            <w:vAlign w:val="center"/>
          </w:tcPr>
          <w:p w14:paraId="4889143A" w14:textId="77777777" w:rsidR="000867B1" w:rsidRPr="008A292A" w:rsidRDefault="000867B1" w:rsidP="000867B1">
            <w:pPr>
              <w:jc w:val="center"/>
              <w:rPr>
                <w:rFonts w:ascii="Times New Roman" w:eastAsia="Times New Roman" w:hAnsi="Times New Roman" w:cs="Times New Roman"/>
                <w:b/>
              </w:rPr>
            </w:pPr>
            <w:r w:rsidRPr="008A292A">
              <w:rPr>
                <w:rFonts w:ascii="Times New Roman" w:eastAsia="Times New Roman" w:hAnsi="Times New Roman" w:cs="Times New Roman"/>
                <w:b/>
              </w:rPr>
              <w:t>New Zealand</w:t>
            </w:r>
          </w:p>
        </w:tc>
        <w:tc>
          <w:tcPr>
            <w:tcW w:w="3204" w:type="dxa"/>
            <w:vAlign w:val="center"/>
          </w:tcPr>
          <w:p w14:paraId="4DD9C9F7"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North Island</w:t>
            </w:r>
          </w:p>
        </w:tc>
        <w:tc>
          <w:tcPr>
            <w:tcW w:w="1866" w:type="dxa"/>
            <w:vAlign w:val="center"/>
          </w:tcPr>
          <w:p w14:paraId="3725DADA"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2007, 2011</w:t>
            </w:r>
          </w:p>
        </w:tc>
        <w:tc>
          <w:tcPr>
            <w:tcW w:w="2044" w:type="dxa"/>
            <w:vAlign w:val="center"/>
          </w:tcPr>
          <w:p w14:paraId="4249BA08"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6</w:t>
            </w:r>
          </w:p>
        </w:tc>
      </w:tr>
      <w:tr w:rsidR="000867B1" w:rsidRPr="008A292A" w14:paraId="08A83E4E" w14:textId="77777777" w:rsidTr="000867B1">
        <w:tc>
          <w:tcPr>
            <w:tcW w:w="1778" w:type="dxa"/>
            <w:vAlign w:val="center"/>
          </w:tcPr>
          <w:p w14:paraId="458E7391" w14:textId="77777777" w:rsidR="000867B1" w:rsidRPr="008A292A" w:rsidRDefault="000867B1" w:rsidP="000867B1">
            <w:pPr>
              <w:jc w:val="center"/>
              <w:rPr>
                <w:rFonts w:ascii="Times New Roman" w:eastAsia="Times New Roman" w:hAnsi="Times New Roman" w:cs="Times New Roman"/>
                <w:b/>
              </w:rPr>
            </w:pPr>
            <w:r w:rsidRPr="008A292A">
              <w:rPr>
                <w:rFonts w:ascii="Times New Roman" w:eastAsia="Times New Roman" w:hAnsi="Times New Roman" w:cs="Times New Roman"/>
                <w:b/>
              </w:rPr>
              <w:t>Norfolk Island</w:t>
            </w:r>
          </w:p>
        </w:tc>
        <w:tc>
          <w:tcPr>
            <w:tcW w:w="3204" w:type="dxa"/>
            <w:vAlign w:val="center"/>
          </w:tcPr>
          <w:p w14:paraId="04F45EE4" w14:textId="4BFA7AC9"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Norfolk Island</w:t>
            </w:r>
          </w:p>
        </w:tc>
        <w:tc>
          <w:tcPr>
            <w:tcW w:w="1866" w:type="dxa"/>
            <w:vAlign w:val="center"/>
          </w:tcPr>
          <w:p w14:paraId="2DE902CF"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2016</w:t>
            </w:r>
          </w:p>
        </w:tc>
        <w:tc>
          <w:tcPr>
            <w:tcW w:w="2044" w:type="dxa"/>
            <w:vAlign w:val="center"/>
          </w:tcPr>
          <w:p w14:paraId="5F1D7898" w14:textId="7777777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16</w:t>
            </w:r>
          </w:p>
        </w:tc>
      </w:tr>
      <w:tr w:rsidR="000867B1" w:rsidRPr="008A292A" w14:paraId="1044FF17" w14:textId="77777777" w:rsidTr="000867B1">
        <w:tc>
          <w:tcPr>
            <w:tcW w:w="6848" w:type="dxa"/>
            <w:gridSpan w:val="3"/>
            <w:vAlign w:val="center"/>
          </w:tcPr>
          <w:p w14:paraId="396AFD12" w14:textId="77A9016F" w:rsidR="000867B1" w:rsidRPr="008A292A" w:rsidRDefault="000867B1" w:rsidP="000867B1">
            <w:pPr>
              <w:jc w:val="center"/>
              <w:rPr>
                <w:rFonts w:ascii="Times New Roman" w:eastAsia="Times New Roman" w:hAnsi="Times New Roman" w:cs="Times New Roman"/>
                <w:b/>
              </w:rPr>
            </w:pPr>
            <w:r w:rsidRPr="008A292A">
              <w:rPr>
                <w:rFonts w:ascii="Times New Roman" w:eastAsia="Times New Roman" w:hAnsi="Times New Roman" w:cs="Times New Roman"/>
                <w:b/>
              </w:rPr>
              <w:t>Total:</w:t>
            </w:r>
          </w:p>
        </w:tc>
        <w:tc>
          <w:tcPr>
            <w:tcW w:w="2044" w:type="dxa"/>
            <w:vAlign w:val="center"/>
          </w:tcPr>
          <w:p w14:paraId="587B60FF" w14:textId="77777777" w:rsidR="000867B1" w:rsidRPr="008A292A" w:rsidRDefault="000867B1" w:rsidP="000867B1">
            <w:pPr>
              <w:jc w:val="center"/>
              <w:rPr>
                <w:rFonts w:ascii="Times New Roman" w:eastAsia="Times New Roman" w:hAnsi="Times New Roman" w:cs="Times New Roman"/>
                <w:b/>
              </w:rPr>
            </w:pPr>
            <w:r w:rsidRPr="008A292A">
              <w:rPr>
                <w:rFonts w:ascii="Times New Roman" w:eastAsia="Times New Roman" w:hAnsi="Times New Roman" w:cs="Times New Roman"/>
                <w:b/>
              </w:rPr>
              <w:t>281</w:t>
            </w:r>
          </w:p>
        </w:tc>
      </w:tr>
      <w:tr w:rsidR="000867B1" w:rsidRPr="008A292A" w14:paraId="4E281757" w14:textId="77777777" w:rsidTr="000867B1">
        <w:tc>
          <w:tcPr>
            <w:tcW w:w="8892" w:type="dxa"/>
            <w:gridSpan w:val="4"/>
            <w:vAlign w:val="center"/>
          </w:tcPr>
          <w:p w14:paraId="41FAD0C6" w14:textId="58E69F87" w:rsidR="000867B1" w:rsidRPr="008A292A" w:rsidRDefault="000867B1" w:rsidP="000867B1">
            <w:pPr>
              <w:jc w:val="center"/>
              <w:rPr>
                <w:rFonts w:ascii="Times New Roman" w:eastAsia="Times New Roman" w:hAnsi="Times New Roman" w:cs="Times New Roman"/>
              </w:rPr>
            </w:pPr>
            <w:r w:rsidRPr="008A292A">
              <w:rPr>
                <w:rFonts w:ascii="Times New Roman" w:eastAsia="Times New Roman" w:hAnsi="Times New Roman" w:cs="Times New Roman"/>
              </w:rPr>
              <w:t>Table S1 – Sampling locations and year for monarchs included in sequencing design</w:t>
            </w:r>
            <w:r w:rsidR="0008472C" w:rsidRPr="008A292A">
              <w:rPr>
                <w:rFonts w:ascii="Times New Roman" w:eastAsia="Times New Roman" w:hAnsi="Times New Roman" w:cs="Times New Roman"/>
              </w:rPr>
              <w:t>.</w:t>
            </w:r>
          </w:p>
        </w:tc>
      </w:tr>
    </w:tbl>
    <w:p w14:paraId="73145585" w14:textId="6E54062A" w:rsidR="00C748B1" w:rsidRPr="008A292A" w:rsidRDefault="00C748B1" w:rsidP="00625A53">
      <w:pPr>
        <w:rPr>
          <w:rFonts w:ascii="Times New Roman" w:eastAsia="Times New Roman" w:hAnsi="Times New Roman" w:cs="Times New Roman"/>
        </w:rPr>
      </w:pPr>
    </w:p>
    <w:p w14:paraId="7EF35A92" w14:textId="77777777" w:rsidR="0008472C" w:rsidRPr="008A292A" w:rsidRDefault="0008472C">
      <w:pPr>
        <w:rPr>
          <w:rFonts w:ascii="Times New Roman" w:hAnsi="Times New Roman" w:cs="Times New Roman"/>
        </w:rPr>
      </w:pPr>
      <w:bookmarkStart w:id="15" w:name="_GoBack"/>
      <w:bookmarkEnd w:id="15"/>
    </w:p>
    <w:p w14:paraId="209924DC" w14:textId="77777777" w:rsidR="00D7319C" w:rsidRPr="008A292A" w:rsidRDefault="00D7319C">
      <w:pPr>
        <w:rPr>
          <w:rFonts w:ascii="Times New Roman" w:hAnsi="Times New Roman" w:cs="Times New Roman"/>
        </w:rPr>
      </w:pPr>
    </w:p>
    <w:tbl>
      <w:tblPr>
        <w:tblStyle w:val="TableGrid"/>
        <w:tblW w:w="8892" w:type="dxa"/>
        <w:tblLook w:val="04A0" w:firstRow="1" w:lastRow="0" w:firstColumn="1" w:lastColumn="0" w:noHBand="0" w:noVBand="1"/>
      </w:tblPr>
      <w:tblGrid>
        <w:gridCol w:w="1778"/>
        <w:gridCol w:w="3204"/>
        <w:gridCol w:w="1866"/>
        <w:gridCol w:w="2044"/>
      </w:tblGrid>
      <w:tr w:rsidR="009B5463" w:rsidRPr="008A292A" w14:paraId="21B09218" w14:textId="77777777" w:rsidTr="00825B90">
        <w:tc>
          <w:tcPr>
            <w:tcW w:w="1778" w:type="dxa"/>
            <w:vAlign w:val="center"/>
          </w:tcPr>
          <w:p w14:paraId="4A29D804" w14:textId="24FCAF1C" w:rsidR="009B5463" w:rsidRPr="008A292A" w:rsidRDefault="009B5463" w:rsidP="00825B90">
            <w:pPr>
              <w:jc w:val="center"/>
              <w:rPr>
                <w:rFonts w:ascii="Times New Roman" w:eastAsia="Times New Roman" w:hAnsi="Times New Roman" w:cs="Times New Roman"/>
                <w:b/>
              </w:rPr>
            </w:pPr>
            <w:r w:rsidRPr="008A292A">
              <w:rPr>
                <w:rFonts w:ascii="Times New Roman" w:eastAsia="Times New Roman" w:hAnsi="Times New Roman" w:cs="Times New Roman"/>
                <w:b/>
              </w:rPr>
              <w:t>Run</w:t>
            </w:r>
          </w:p>
        </w:tc>
        <w:tc>
          <w:tcPr>
            <w:tcW w:w="3204" w:type="dxa"/>
            <w:vAlign w:val="center"/>
          </w:tcPr>
          <w:p w14:paraId="4250DBC8" w14:textId="257DD760" w:rsidR="009B5463" w:rsidRPr="008A292A" w:rsidRDefault="009B5463" w:rsidP="00825B90">
            <w:pPr>
              <w:jc w:val="center"/>
              <w:rPr>
                <w:rFonts w:ascii="Times New Roman" w:eastAsia="Times New Roman" w:hAnsi="Times New Roman" w:cs="Times New Roman"/>
                <w:b/>
              </w:rPr>
            </w:pPr>
            <w:r w:rsidRPr="008A292A">
              <w:rPr>
                <w:rFonts w:ascii="Times New Roman" w:eastAsia="Times New Roman" w:hAnsi="Times New Roman" w:cs="Times New Roman"/>
                <w:b/>
              </w:rPr>
              <w:t>Parameter Permutation</w:t>
            </w:r>
          </w:p>
        </w:tc>
        <w:tc>
          <w:tcPr>
            <w:tcW w:w="1866" w:type="dxa"/>
            <w:vAlign w:val="center"/>
          </w:tcPr>
          <w:p w14:paraId="330C68B1" w14:textId="1D76D687" w:rsidR="009B5463" w:rsidRPr="008A292A" w:rsidRDefault="009B5463" w:rsidP="00825B90">
            <w:pPr>
              <w:jc w:val="center"/>
              <w:rPr>
                <w:rFonts w:ascii="Times New Roman" w:eastAsia="Times New Roman" w:hAnsi="Times New Roman" w:cs="Times New Roman"/>
                <w:b/>
              </w:rPr>
            </w:pPr>
            <w:r w:rsidRPr="008A292A">
              <w:rPr>
                <w:rFonts w:ascii="Times New Roman" w:eastAsia="Times New Roman" w:hAnsi="Times New Roman" w:cs="Times New Roman"/>
                <w:b/>
              </w:rPr>
              <w:t>Number of Runs</w:t>
            </w:r>
          </w:p>
        </w:tc>
        <w:tc>
          <w:tcPr>
            <w:tcW w:w="2044" w:type="dxa"/>
            <w:vAlign w:val="center"/>
          </w:tcPr>
          <w:p w14:paraId="7E190A64" w14:textId="202ECBD0" w:rsidR="009B5463" w:rsidRPr="008A292A" w:rsidRDefault="009B5463" w:rsidP="00825B90">
            <w:pPr>
              <w:jc w:val="center"/>
              <w:rPr>
                <w:rFonts w:ascii="Times New Roman" w:eastAsia="Times New Roman" w:hAnsi="Times New Roman" w:cs="Times New Roman"/>
                <w:b/>
              </w:rPr>
            </w:pPr>
            <w:r w:rsidRPr="008A292A">
              <w:rPr>
                <w:rFonts w:ascii="Times New Roman" w:eastAsia="Times New Roman" w:hAnsi="Times New Roman" w:cs="Times New Roman"/>
                <w:b/>
              </w:rPr>
              <w:t>Number of Optimization Iterations</w:t>
            </w:r>
          </w:p>
        </w:tc>
      </w:tr>
      <w:tr w:rsidR="009B5463" w:rsidRPr="008A292A" w14:paraId="1F0C0DD0" w14:textId="77777777" w:rsidTr="009B5463">
        <w:trPr>
          <w:trHeight w:val="636"/>
        </w:trPr>
        <w:tc>
          <w:tcPr>
            <w:tcW w:w="1778" w:type="dxa"/>
            <w:vAlign w:val="center"/>
          </w:tcPr>
          <w:p w14:paraId="0DE16EA0" w14:textId="2866EBAD" w:rsidR="009B5463" w:rsidRPr="008A292A" w:rsidRDefault="009B5463" w:rsidP="00825B90">
            <w:pPr>
              <w:jc w:val="center"/>
              <w:rPr>
                <w:rFonts w:ascii="Times New Roman" w:eastAsia="Times New Roman" w:hAnsi="Times New Roman" w:cs="Times New Roman"/>
                <w:b/>
              </w:rPr>
            </w:pPr>
            <w:r w:rsidRPr="008A292A">
              <w:rPr>
                <w:rFonts w:ascii="Times New Roman" w:eastAsia="Times New Roman" w:hAnsi="Times New Roman" w:cs="Times New Roman"/>
                <w:b/>
              </w:rPr>
              <w:t>1</w:t>
            </w:r>
          </w:p>
        </w:tc>
        <w:tc>
          <w:tcPr>
            <w:tcW w:w="3204" w:type="dxa"/>
            <w:vAlign w:val="center"/>
          </w:tcPr>
          <w:p w14:paraId="1C5DA3AE" w14:textId="41BDFBD2" w:rsidR="009B5463" w:rsidRPr="008A292A" w:rsidRDefault="009B5463" w:rsidP="00825B90">
            <w:pPr>
              <w:jc w:val="center"/>
              <w:rPr>
                <w:rFonts w:ascii="Times New Roman" w:eastAsia="Times New Roman" w:hAnsi="Times New Roman" w:cs="Times New Roman"/>
              </w:rPr>
            </w:pPr>
            <w:r w:rsidRPr="008A292A">
              <w:rPr>
                <w:rFonts w:ascii="Times New Roman" w:eastAsia="Times New Roman" w:hAnsi="Times New Roman" w:cs="Times New Roman"/>
              </w:rPr>
              <w:t>3</w:t>
            </w:r>
          </w:p>
        </w:tc>
        <w:tc>
          <w:tcPr>
            <w:tcW w:w="1866" w:type="dxa"/>
            <w:vAlign w:val="center"/>
          </w:tcPr>
          <w:p w14:paraId="4F5CFC7D" w14:textId="44733D55" w:rsidR="009B5463" w:rsidRPr="008A292A" w:rsidRDefault="009B5463" w:rsidP="00825B90">
            <w:pPr>
              <w:jc w:val="center"/>
              <w:rPr>
                <w:rFonts w:ascii="Times New Roman" w:eastAsia="Times New Roman" w:hAnsi="Times New Roman" w:cs="Times New Roman"/>
              </w:rPr>
            </w:pPr>
            <w:r w:rsidRPr="008A292A">
              <w:rPr>
                <w:rFonts w:ascii="Times New Roman" w:eastAsia="Times New Roman" w:hAnsi="Times New Roman" w:cs="Times New Roman"/>
              </w:rPr>
              <w:t>50</w:t>
            </w:r>
          </w:p>
        </w:tc>
        <w:tc>
          <w:tcPr>
            <w:tcW w:w="2044" w:type="dxa"/>
            <w:vAlign w:val="center"/>
          </w:tcPr>
          <w:p w14:paraId="3D4F1CAE" w14:textId="41349E63" w:rsidR="009B5463" w:rsidRPr="008A292A" w:rsidRDefault="009B5463" w:rsidP="00825B90">
            <w:pPr>
              <w:jc w:val="center"/>
              <w:rPr>
                <w:rFonts w:ascii="Times New Roman" w:eastAsia="Times New Roman" w:hAnsi="Times New Roman" w:cs="Times New Roman"/>
              </w:rPr>
            </w:pPr>
            <w:r w:rsidRPr="008A292A">
              <w:rPr>
                <w:rFonts w:ascii="Times New Roman" w:eastAsia="Times New Roman" w:hAnsi="Times New Roman" w:cs="Times New Roman"/>
              </w:rPr>
              <w:t>30</w:t>
            </w:r>
          </w:p>
        </w:tc>
      </w:tr>
      <w:tr w:rsidR="009B5463" w:rsidRPr="008A292A" w14:paraId="64ED8493" w14:textId="77777777" w:rsidTr="009B5463">
        <w:trPr>
          <w:trHeight w:val="636"/>
        </w:trPr>
        <w:tc>
          <w:tcPr>
            <w:tcW w:w="1778" w:type="dxa"/>
            <w:vAlign w:val="center"/>
          </w:tcPr>
          <w:p w14:paraId="703C914A" w14:textId="0703D6AB" w:rsidR="009B5463" w:rsidRPr="008A292A" w:rsidRDefault="009B5463" w:rsidP="00825B90">
            <w:pPr>
              <w:jc w:val="center"/>
              <w:rPr>
                <w:rFonts w:ascii="Times New Roman" w:eastAsia="Times New Roman" w:hAnsi="Times New Roman" w:cs="Times New Roman"/>
                <w:b/>
              </w:rPr>
            </w:pPr>
            <w:r w:rsidRPr="008A292A">
              <w:rPr>
                <w:rFonts w:ascii="Times New Roman" w:eastAsia="Times New Roman" w:hAnsi="Times New Roman" w:cs="Times New Roman"/>
                <w:b/>
              </w:rPr>
              <w:t>2</w:t>
            </w:r>
          </w:p>
        </w:tc>
        <w:tc>
          <w:tcPr>
            <w:tcW w:w="3204" w:type="dxa"/>
            <w:vAlign w:val="center"/>
          </w:tcPr>
          <w:p w14:paraId="5E9EAA75" w14:textId="394F1ABD" w:rsidR="009B5463" w:rsidRPr="008A292A" w:rsidRDefault="009B5463" w:rsidP="00825B90">
            <w:pPr>
              <w:jc w:val="center"/>
              <w:rPr>
                <w:rFonts w:ascii="Times New Roman" w:eastAsia="Times New Roman" w:hAnsi="Times New Roman" w:cs="Times New Roman"/>
              </w:rPr>
            </w:pPr>
            <w:r w:rsidRPr="008A292A">
              <w:rPr>
                <w:rFonts w:ascii="Times New Roman" w:eastAsia="Times New Roman" w:hAnsi="Times New Roman" w:cs="Times New Roman"/>
              </w:rPr>
              <w:t>2</w:t>
            </w:r>
          </w:p>
        </w:tc>
        <w:tc>
          <w:tcPr>
            <w:tcW w:w="1866" w:type="dxa"/>
            <w:vAlign w:val="center"/>
          </w:tcPr>
          <w:p w14:paraId="07FE3DF9" w14:textId="609CC9A9" w:rsidR="009B5463" w:rsidRPr="008A292A" w:rsidRDefault="009B5463" w:rsidP="00825B90">
            <w:pPr>
              <w:jc w:val="center"/>
              <w:rPr>
                <w:rFonts w:ascii="Times New Roman" w:eastAsia="Times New Roman" w:hAnsi="Times New Roman" w:cs="Times New Roman"/>
              </w:rPr>
            </w:pPr>
            <w:r w:rsidRPr="008A292A">
              <w:rPr>
                <w:rFonts w:ascii="Times New Roman" w:eastAsia="Times New Roman" w:hAnsi="Times New Roman" w:cs="Times New Roman"/>
              </w:rPr>
              <w:t>50</w:t>
            </w:r>
          </w:p>
        </w:tc>
        <w:tc>
          <w:tcPr>
            <w:tcW w:w="2044" w:type="dxa"/>
            <w:vAlign w:val="center"/>
          </w:tcPr>
          <w:p w14:paraId="3F9C2969" w14:textId="3A3CDEA0" w:rsidR="009B5463" w:rsidRPr="008A292A" w:rsidRDefault="009B5463" w:rsidP="00825B90">
            <w:pPr>
              <w:jc w:val="center"/>
              <w:rPr>
                <w:rFonts w:ascii="Times New Roman" w:eastAsia="Times New Roman" w:hAnsi="Times New Roman" w:cs="Times New Roman"/>
              </w:rPr>
            </w:pPr>
            <w:r w:rsidRPr="008A292A">
              <w:rPr>
                <w:rFonts w:ascii="Times New Roman" w:eastAsia="Times New Roman" w:hAnsi="Times New Roman" w:cs="Times New Roman"/>
              </w:rPr>
              <w:t>50</w:t>
            </w:r>
          </w:p>
        </w:tc>
      </w:tr>
      <w:tr w:rsidR="009B5463" w:rsidRPr="008A292A" w14:paraId="600DEFFA" w14:textId="77777777" w:rsidTr="009B5463">
        <w:trPr>
          <w:trHeight w:val="636"/>
        </w:trPr>
        <w:tc>
          <w:tcPr>
            <w:tcW w:w="1778" w:type="dxa"/>
            <w:vAlign w:val="center"/>
          </w:tcPr>
          <w:p w14:paraId="3EE00DE7" w14:textId="11BC468B" w:rsidR="009B5463" w:rsidRPr="008A292A" w:rsidRDefault="009B5463" w:rsidP="00825B90">
            <w:pPr>
              <w:jc w:val="center"/>
              <w:rPr>
                <w:rFonts w:ascii="Times New Roman" w:eastAsia="Times New Roman" w:hAnsi="Times New Roman" w:cs="Times New Roman"/>
                <w:b/>
              </w:rPr>
            </w:pPr>
            <w:r w:rsidRPr="008A292A">
              <w:rPr>
                <w:rFonts w:ascii="Times New Roman" w:eastAsia="Times New Roman" w:hAnsi="Times New Roman" w:cs="Times New Roman"/>
                <w:b/>
              </w:rPr>
              <w:t>3</w:t>
            </w:r>
          </w:p>
        </w:tc>
        <w:tc>
          <w:tcPr>
            <w:tcW w:w="3204" w:type="dxa"/>
            <w:vAlign w:val="center"/>
          </w:tcPr>
          <w:p w14:paraId="34822B10" w14:textId="7EEAEFE6" w:rsidR="009B5463" w:rsidRPr="008A292A" w:rsidRDefault="009B5463" w:rsidP="00825B90">
            <w:pPr>
              <w:jc w:val="center"/>
              <w:rPr>
                <w:rFonts w:ascii="Times New Roman" w:eastAsia="Times New Roman" w:hAnsi="Times New Roman" w:cs="Times New Roman"/>
              </w:rPr>
            </w:pPr>
            <w:r w:rsidRPr="008A292A">
              <w:rPr>
                <w:rFonts w:ascii="Times New Roman" w:eastAsia="Times New Roman" w:hAnsi="Times New Roman" w:cs="Times New Roman"/>
              </w:rPr>
              <w:t>2</w:t>
            </w:r>
          </w:p>
        </w:tc>
        <w:tc>
          <w:tcPr>
            <w:tcW w:w="1866" w:type="dxa"/>
            <w:vAlign w:val="center"/>
          </w:tcPr>
          <w:p w14:paraId="00BADDFB" w14:textId="7168014E" w:rsidR="009B5463" w:rsidRPr="008A292A" w:rsidRDefault="009B5463" w:rsidP="00825B90">
            <w:pPr>
              <w:jc w:val="center"/>
              <w:rPr>
                <w:rFonts w:ascii="Times New Roman" w:eastAsia="Times New Roman" w:hAnsi="Times New Roman" w:cs="Times New Roman"/>
              </w:rPr>
            </w:pPr>
            <w:r w:rsidRPr="008A292A">
              <w:rPr>
                <w:rFonts w:ascii="Times New Roman" w:eastAsia="Times New Roman" w:hAnsi="Times New Roman" w:cs="Times New Roman"/>
              </w:rPr>
              <w:t>60</w:t>
            </w:r>
          </w:p>
        </w:tc>
        <w:tc>
          <w:tcPr>
            <w:tcW w:w="2044" w:type="dxa"/>
            <w:vAlign w:val="center"/>
          </w:tcPr>
          <w:p w14:paraId="1BE29F82" w14:textId="302092FC" w:rsidR="009B5463" w:rsidRPr="008A292A" w:rsidRDefault="009B5463" w:rsidP="00825B90">
            <w:pPr>
              <w:jc w:val="center"/>
              <w:rPr>
                <w:rFonts w:ascii="Times New Roman" w:eastAsia="Times New Roman" w:hAnsi="Times New Roman" w:cs="Times New Roman"/>
              </w:rPr>
            </w:pPr>
            <w:r w:rsidRPr="008A292A">
              <w:rPr>
                <w:rFonts w:ascii="Times New Roman" w:eastAsia="Times New Roman" w:hAnsi="Times New Roman" w:cs="Times New Roman"/>
              </w:rPr>
              <w:t>50</w:t>
            </w:r>
          </w:p>
        </w:tc>
      </w:tr>
      <w:tr w:rsidR="009B5463" w:rsidRPr="008A292A" w14:paraId="11B98C13" w14:textId="77777777" w:rsidTr="009B5463">
        <w:trPr>
          <w:trHeight w:val="636"/>
        </w:trPr>
        <w:tc>
          <w:tcPr>
            <w:tcW w:w="1778" w:type="dxa"/>
            <w:vAlign w:val="center"/>
          </w:tcPr>
          <w:p w14:paraId="0721AB91" w14:textId="163F75DE" w:rsidR="009B5463" w:rsidRPr="008A292A" w:rsidRDefault="009B5463" w:rsidP="00825B90">
            <w:pPr>
              <w:jc w:val="center"/>
              <w:rPr>
                <w:rFonts w:ascii="Times New Roman" w:eastAsia="Times New Roman" w:hAnsi="Times New Roman" w:cs="Times New Roman"/>
                <w:b/>
              </w:rPr>
            </w:pPr>
            <w:r w:rsidRPr="008A292A">
              <w:rPr>
                <w:rFonts w:ascii="Times New Roman" w:eastAsia="Times New Roman" w:hAnsi="Times New Roman" w:cs="Times New Roman"/>
                <w:b/>
              </w:rPr>
              <w:t>4</w:t>
            </w:r>
          </w:p>
        </w:tc>
        <w:tc>
          <w:tcPr>
            <w:tcW w:w="3204" w:type="dxa"/>
            <w:vAlign w:val="center"/>
          </w:tcPr>
          <w:p w14:paraId="31BF958B" w14:textId="1B998BA2" w:rsidR="009B5463" w:rsidRPr="008A292A" w:rsidRDefault="009B5463" w:rsidP="00825B90">
            <w:pPr>
              <w:jc w:val="center"/>
              <w:rPr>
                <w:rFonts w:ascii="Times New Roman" w:eastAsia="Times New Roman" w:hAnsi="Times New Roman" w:cs="Times New Roman"/>
              </w:rPr>
            </w:pPr>
            <w:r w:rsidRPr="008A292A">
              <w:rPr>
                <w:rFonts w:ascii="Times New Roman" w:eastAsia="Times New Roman" w:hAnsi="Times New Roman" w:cs="Times New Roman"/>
              </w:rPr>
              <w:t>1</w:t>
            </w:r>
          </w:p>
        </w:tc>
        <w:tc>
          <w:tcPr>
            <w:tcW w:w="1866" w:type="dxa"/>
            <w:vAlign w:val="center"/>
          </w:tcPr>
          <w:p w14:paraId="1DD8D45C" w14:textId="4ACEFB4F" w:rsidR="009B5463" w:rsidRPr="008A292A" w:rsidRDefault="009B5463" w:rsidP="00825B90">
            <w:pPr>
              <w:jc w:val="center"/>
              <w:rPr>
                <w:rFonts w:ascii="Times New Roman" w:eastAsia="Times New Roman" w:hAnsi="Times New Roman" w:cs="Times New Roman"/>
              </w:rPr>
            </w:pPr>
            <w:r w:rsidRPr="008A292A">
              <w:rPr>
                <w:rFonts w:ascii="Times New Roman" w:eastAsia="Times New Roman" w:hAnsi="Times New Roman" w:cs="Times New Roman"/>
              </w:rPr>
              <w:t>100</w:t>
            </w:r>
          </w:p>
        </w:tc>
        <w:tc>
          <w:tcPr>
            <w:tcW w:w="2044" w:type="dxa"/>
            <w:vAlign w:val="center"/>
          </w:tcPr>
          <w:p w14:paraId="22577F40" w14:textId="3EDF4286" w:rsidR="009B5463" w:rsidRPr="008A292A" w:rsidRDefault="009B5463" w:rsidP="00825B90">
            <w:pPr>
              <w:jc w:val="center"/>
              <w:rPr>
                <w:rFonts w:ascii="Times New Roman" w:eastAsia="Times New Roman" w:hAnsi="Times New Roman" w:cs="Times New Roman"/>
              </w:rPr>
            </w:pPr>
            <w:r w:rsidRPr="008A292A">
              <w:rPr>
                <w:rFonts w:ascii="Times New Roman" w:eastAsia="Times New Roman" w:hAnsi="Times New Roman" w:cs="Times New Roman"/>
              </w:rPr>
              <w:t>100</w:t>
            </w:r>
          </w:p>
        </w:tc>
      </w:tr>
      <w:tr w:rsidR="009B5463" w:rsidRPr="008A292A" w14:paraId="24525060" w14:textId="77777777" w:rsidTr="00825B90">
        <w:tc>
          <w:tcPr>
            <w:tcW w:w="8892" w:type="dxa"/>
            <w:gridSpan w:val="4"/>
            <w:vAlign w:val="center"/>
          </w:tcPr>
          <w:p w14:paraId="0AF9983F" w14:textId="33E9E650" w:rsidR="009B5463" w:rsidRPr="008A292A" w:rsidRDefault="009B5463" w:rsidP="0008472C">
            <w:pPr>
              <w:rPr>
                <w:rFonts w:ascii="Times New Roman" w:eastAsia="Times New Roman" w:hAnsi="Times New Roman" w:cs="Times New Roman"/>
              </w:rPr>
            </w:pPr>
            <w:r w:rsidRPr="008A292A">
              <w:rPr>
                <w:rFonts w:ascii="Times New Roman" w:eastAsia="Times New Roman" w:hAnsi="Times New Roman" w:cs="Times New Roman"/>
              </w:rPr>
              <w:t>Table S</w:t>
            </w:r>
            <w:r w:rsidR="0008472C" w:rsidRPr="008A292A">
              <w:rPr>
                <w:rFonts w:ascii="Times New Roman" w:eastAsia="Times New Roman" w:hAnsi="Times New Roman" w:cs="Times New Roman"/>
              </w:rPr>
              <w:t>2</w:t>
            </w:r>
            <w:r w:rsidRPr="008A292A">
              <w:rPr>
                <w:rFonts w:ascii="Times New Roman" w:eastAsia="Times New Roman" w:hAnsi="Times New Roman" w:cs="Times New Roman"/>
              </w:rPr>
              <w:t xml:space="preserve"> – </w:t>
            </w:r>
            <w:r w:rsidR="0008472C" w:rsidRPr="008A292A">
              <w:rPr>
                <w:rFonts w:ascii="Times New Roman" w:eastAsia="Times New Roman" w:hAnsi="Times New Roman" w:cs="Times New Roman"/>
              </w:rPr>
              <w:t xml:space="preserve">Degree of parameter permutation, number of independent </w:t>
            </w:r>
            <w:proofErr w:type="spellStart"/>
            <w:r w:rsidR="0008472C" w:rsidRPr="008A292A">
              <w:rPr>
                <w:rFonts w:ascii="Times New Roman" w:eastAsia="Times New Roman" w:hAnsi="Times New Roman" w:cs="Times New Roman"/>
              </w:rPr>
              <w:t>dadi</w:t>
            </w:r>
            <w:proofErr w:type="spellEnd"/>
            <w:r w:rsidR="0008472C" w:rsidRPr="008A292A">
              <w:rPr>
                <w:rFonts w:ascii="Times New Roman" w:eastAsia="Times New Roman" w:hAnsi="Times New Roman" w:cs="Times New Roman"/>
              </w:rPr>
              <w:t xml:space="preserve"> runs, and the number of iterations per run for each of the </w:t>
            </w:r>
            <w:proofErr w:type="spellStart"/>
            <w:r w:rsidR="0008472C" w:rsidRPr="008A292A">
              <w:rPr>
                <w:rFonts w:ascii="Times New Roman" w:eastAsia="Times New Roman" w:hAnsi="Times New Roman" w:cs="Times New Roman"/>
              </w:rPr>
              <w:t>dadi</w:t>
            </w:r>
            <w:proofErr w:type="spellEnd"/>
            <w:r w:rsidR="0008472C" w:rsidRPr="008A292A">
              <w:rPr>
                <w:rFonts w:ascii="Times New Roman" w:eastAsia="Times New Roman" w:hAnsi="Times New Roman" w:cs="Times New Roman"/>
              </w:rPr>
              <w:t xml:space="preserve"> optimization passes (see </w:t>
            </w:r>
            <w:r w:rsidR="0008472C" w:rsidRPr="008A292A">
              <w:rPr>
                <w:rFonts w:ascii="Times New Roman" w:eastAsia="Times New Roman" w:hAnsi="Times New Roman" w:cs="Times New Roman"/>
              </w:rPr>
              <w:fldChar w:fldCharType="begin" w:fldLock="1"/>
            </w:r>
            <w:r w:rsidR="0008472C" w:rsidRPr="008A292A">
              <w:rPr>
                <w:rFonts w:ascii="Times New Roman" w:eastAsia="Times New Roman" w:hAnsi="Times New Roman" w:cs="Times New Roman"/>
              </w:rPr>
              <w:instrText>ADDIN CSL_CITATION {"citationItems":[{"id":"ITEM-1","itemData":{"DOI":"10.1111/mec.14266","abstract":"Abstract The accumulation of biodiversity in tropical forests can occur through multiple allopatric and parapatric models of diversification, including forest refugia, riverine barriers and ecological gradients. Considerable debate surrounds the major diversification process, particularly in the West African Lower Guinea forests, which contain a complex geographic arrangement of topographic features and historical refugia. We used genomic data to investigate alternative mechanisms of diversification in the Gaboon forest frog, Scotobleps gabonicus, by first identifying population structure and then performing demographic model selection and spatially explicit analyses. We found that a majority of population divergences are best explained by allopatric models consistent with the forest refugia hypothesis and involve divergence in isolation with subsequent expansion and gene flow. These population divergences occurred simultaneously and conform to predictions based on climatically stable regions inferred through ecological niche modelling. Although forest refugia played a prominent role in the intraspecific diversification of S. gabonicus, we also find evidence for potential interactions between landscape features and historical refugia, including major rivers and elevational barriers such as the Cameroonian Volcanic Line. We outline the advantages of using genomewide variation in a model-testing framework to distinguish between alternative allopatric hypotheses, and the pitfalls of limited geographic and molecular sampling. Although phylogeographic patterns are often species-specific and related to life-history traits, additional comparative studies incorporating genomic data are necessary for separating shared historical processes from idiosyncratic responses to environmental, climatic and geological influences on diversification.","author":[{"dropping-particle":"","family":"Portik","given":"Daniel M","non-dropping-particle":"","parse-names":false,"suffix":""},{"dropping-particle":"","family":"Leaché","given":"Adam D","non-dropping-particle":"","parse-names":false,"suffix":""},{"dropping-particle":"","family":"Rivera","given":"Danielle","non-dropping-particle":"","parse-names":false,"suffix":""},{"dropping-particle":"","family":"Barej","given":"Michael F","non-dropping-particle":"","parse-names":false,"suffix":""},{"dropping-particle":"","family":"Burger","given":"Marius","non-dropping-particle":"","parse-names":false,"suffix":""},{"dropping-particle":"","family":"Hirschfeld","given":"Mareike","non-dropping-particle":"","parse-names":false,"suffix":""},{"dropping-particle":"","family":"Rödel","given":"Mark-Oliver","non-dropping-particle":"","parse-names":false,"suffix":""},{"dropping-particle":"","family":"Blackburn","given":"David C","non-dropping-particle":"","parse-names":false,"suffix":""},{"dropping-particle":"","family":"Fujita","given":"Matthew K","non-dropping-particle":"","parse-names":false,"suffix":""}],"container-title":"Molecular Ecology","id":"ITEM-1","issue":"19","issued":{"date-parts":[["2017"]]},"page":"5245-5263","title":"Evaluating mechanisms of diversification in a Guineo-Congolian tropical forest frog using demographic model selection","type":"article-journal","volume":"26"},"uris":["http://www.mendeley.com/documents/?uuid=bc98051c-7402-45ec-ab8f-bf7d7406186b"]}],"mendeley":{"formattedCitation":"(Portik et al., 2017)","manualFormatting":"Portik et al., 2017)","plainTextFormattedCitation":"(Portik et al., 2017)"},"properties":{"noteIndex":0},"schema":"https://github.com/citation-style-language/schema/raw/master/csl-citation.json"}</w:instrText>
            </w:r>
            <w:r w:rsidR="0008472C" w:rsidRPr="008A292A">
              <w:rPr>
                <w:rFonts w:ascii="Times New Roman" w:eastAsia="Times New Roman" w:hAnsi="Times New Roman" w:cs="Times New Roman"/>
              </w:rPr>
              <w:fldChar w:fldCharType="separate"/>
            </w:r>
            <w:r w:rsidR="0008472C" w:rsidRPr="008A292A">
              <w:rPr>
                <w:rFonts w:ascii="Times New Roman" w:eastAsia="Times New Roman" w:hAnsi="Times New Roman" w:cs="Times New Roman"/>
                <w:noProof/>
              </w:rPr>
              <w:t>Portik et al., 2017)</w:t>
            </w:r>
            <w:r w:rsidR="0008472C" w:rsidRPr="008A292A">
              <w:rPr>
                <w:rFonts w:ascii="Times New Roman" w:eastAsia="Times New Roman" w:hAnsi="Times New Roman" w:cs="Times New Roman"/>
              </w:rPr>
              <w:fldChar w:fldCharType="end"/>
            </w:r>
            <w:r w:rsidR="0008472C" w:rsidRPr="008A292A">
              <w:rPr>
                <w:rFonts w:ascii="Times New Roman" w:eastAsia="Times New Roman" w:hAnsi="Times New Roman" w:cs="Times New Roman"/>
              </w:rPr>
              <w:t>.</w:t>
            </w:r>
          </w:p>
        </w:tc>
      </w:tr>
    </w:tbl>
    <w:p w14:paraId="2E27C219" w14:textId="77777777" w:rsidR="00D7319C" w:rsidRPr="008A292A" w:rsidRDefault="00D7319C">
      <w:pPr>
        <w:rPr>
          <w:rFonts w:ascii="Times New Roman" w:hAnsi="Times New Roman" w:cs="Times New Roman"/>
        </w:rPr>
      </w:pPr>
    </w:p>
    <w:sectPr w:rsidR="00D7319C" w:rsidRPr="008A292A" w:rsidSect="00AB278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William Hemstrom" w:date="2019-11-06T14:46:00Z" w:initials="WH">
    <w:p w14:paraId="7E731E3C" w14:textId="77777777" w:rsidR="00825B90" w:rsidRDefault="00825B90" w:rsidP="004C52F5">
      <w:pPr>
        <w:pStyle w:val="CommentText"/>
      </w:pPr>
      <w:r>
        <w:rPr>
          <w:rStyle w:val="CommentReference"/>
        </w:rPr>
        <w:annotationRef/>
      </w:r>
      <w:r>
        <w:t>Could you be a bit more explicit with this part? How does phenotypic divergence suggest a recent establishment?</w:t>
      </w:r>
    </w:p>
  </w:comment>
  <w:comment w:id="0" w:author="Micah Freedman" w:date="2019-11-07T12:24:00Z" w:initials="MF">
    <w:p w14:paraId="1835AA3B" w14:textId="77067AB0" w:rsidR="00825B90" w:rsidRDefault="00825B90">
      <w:pPr>
        <w:pStyle w:val="CommentText"/>
      </w:pPr>
      <w:r>
        <w:rPr>
          <w:rStyle w:val="CommentReference"/>
        </w:rPr>
        <w:annotationRef/>
      </w:r>
      <w:r>
        <w:t xml:space="preserve">Talk about phenotypic differentiation – Pacific and North American populations are indistinguishable versus </w:t>
      </w:r>
      <w:proofErr w:type="spellStart"/>
      <w:r>
        <w:t>Cariibean</w:t>
      </w:r>
      <w:proofErr w:type="spellEnd"/>
      <w:r>
        <w:t>/ South American populations which are very obviously different</w:t>
      </w:r>
    </w:p>
  </w:comment>
  <w:comment w:id="9" w:author="William Hemstrom" w:date="2019-11-05T12:44:00Z" w:initials="WH">
    <w:p w14:paraId="7F97D171" w14:textId="77777777" w:rsidR="00825B90" w:rsidRDefault="00825B90">
      <w:pPr>
        <w:pStyle w:val="CommentText"/>
      </w:pPr>
      <w:r>
        <w:rPr>
          <w:rStyle w:val="CommentReference"/>
        </w:rPr>
        <w:annotationRef/>
      </w:r>
      <w:r>
        <w:t>I’m not sure about this. Variance Ne should remain really small in this case. However, rapid growth should reduce the loss of diversity by maintaining any diversity present in the initial bottleneck without further loss, and thus the diversity loss might not be as severe as with a sustained bottleneck. Basically, variance Ne will be low due to the initial bottleneck but not get additionally reduced by drift over time and thus appear larger than in a classic bottleneck situation.</w:t>
      </w:r>
    </w:p>
    <w:p w14:paraId="7BD6C9B9" w14:textId="77777777" w:rsidR="00825B90" w:rsidRDefault="00825B90">
      <w:pPr>
        <w:pStyle w:val="CommentText"/>
      </w:pPr>
    </w:p>
    <w:p w14:paraId="68BD914B" w14:textId="5956EEBD" w:rsidR="00825B90" w:rsidRDefault="00825B90">
      <w:pPr>
        <w:pStyle w:val="CommentText"/>
      </w:pPr>
      <w:r>
        <w:t xml:space="preserve">It’s also maybe just worth mentioning that our models, given the same data, optimize to wildly different ending points when provided with permuted starting points. The ending points tend to have very similar AIC scores (2100-2200 most of the time, we can show that data if you want), and so aren’t much better one way or the other. I suspect that this is because a really strong bottleneck makes it difficult to disentangle stuff like bottleneck size/timing/growth rates.  Note that the optimized parameter combinations of establishment time and size are correlated: stronger </w:t>
      </w:r>
      <w:proofErr w:type="spellStart"/>
      <w:r>
        <w:t>bottlnecks</w:t>
      </w:r>
      <w:proofErr w:type="spellEnd"/>
      <w:r>
        <w:t xml:space="preserve"> optimize to more recent introductions over all! Basically, our model can’t exclude a recent, small introduction, since some runs did optimize to that parameter space with really similar AIC scores to the best scores!</w:t>
      </w:r>
    </w:p>
  </w:comment>
  <w:comment w:id="13" w:author="Micah Freedman" w:date="2019-11-07T11:25:00Z" w:initials="MF">
    <w:p w14:paraId="27042679" w14:textId="413F25D8" w:rsidR="00825B90" w:rsidRDefault="00825B90">
      <w:pPr>
        <w:pStyle w:val="CommentText"/>
      </w:pPr>
      <w:r>
        <w:rPr>
          <w:rStyle w:val="CommentReference"/>
        </w:rPr>
        <w:annotationRef/>
      </w:r>
      <w:r>
        <w:t>For the map in part D, maybe we should just use the k = 5 or k = 6 values, since anything beyond this becomes mostly uninformative. I would be inclined to show k = 5 ancestry proportions, since that reflects Hawaii as intermediate between all other populations.</w:t>
      </w:r>
    </w:p>
  </w:comment>
  <w:comment w:id="14" w:author="Micah Freedman" w:date="2019-11-07T12:19:00Z" w:initials="MF">
    <w:p w14:paraId="221167C9" w14:textId="77777777" w:rsidR="00825B90" w:rsidRDefault="00825B90">
      <w:pPr>
        <w:pStyle w:val="CommentText"/>
      </w:pPr>
      <w:r>
        <w:rPr>
          <w:rStyle w:val="CommentReference"/>
        </w:rPr>
        <w:annotationRef/>
      </w:r>
      <w:r>
        <w:t>axis labels overlapping</w:t>
      </w:r>
    </w:p>
    <w:p w14:paraId="484C8EC3" w14:textId="77777777" w:rsidR="00825B90" w:rsidRDefault="00825B90">
      <w:pPr>
        <w:pStyle w:val="CommentText"/>
      </w:pPr>
    </w:p>
    <w:p w14:paraId="785AC2F6" w14:textId="3C0DB5A4" w:rsidR="00825B90" w:rsidRDefault="00825B90">
      <w:pPr>
        <w:pStyle w:val="CommentText"/>
      </w:pPr>
      <w:r>
        <w:t>add panel labels (</w:t>
      </w:r>
      <w:proofErr w:type="spellStart"/>
      <w:r>
        <w:t>abc</w:t>
      </w:r>
      <w:proofErr w:type="spellEnd"/>
      <w:r>
        <w:t xml:space="preserve"> for found and grow, def for three epoch)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731E3C" w15:done="0"/>
  <w15:commentEx w15:paraId="1835AA3B" w15:done="0"/>
  <w15:commentEx w15:paraId="68BD914B" w15:done="0"/>
  <w15:commentEx w15:paraId="27042679" w15:done="0"/>
  <w15:commentEx w15:paraId="785AC2F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731E3C" w16cid:durableId="216D5B2D"/>
  <w16cid:commentId w16cid:paraId="1835AA3B" w16cid:durableId="2175524F"/>
  <w16cid:commentId w16cid:paraId="68BD914B" w16cid:durableId="216BED28"/>
  <w16cid:commentId w16cid:paraId="27042679" w16cid:durableId="21755251"/>
  <w16cid:commentId w16cid:paraId="785AC2F6" w16cid:durableId="217552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91C53" w14:textId="77777777" w:rsidR="00E94752" w:rsidRDefault="00E94752" w:rsidP="003B1AAE">
      <w:r>
        <w:separator/>
      </w:r>
    </w:p>
  </w:endnote>
  <w:endnote w:type="continuationSeparator" w:id="0">
    <w:p w14:paraId="447C55B4" w14:textId="77777777" w:rsidR="00E94752" w:rsidRDefault="00E94752" w:rsidP="003B1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1A749F" w14:textId="77777777" w:rsidR="00E94752" w:rsidRDefault="00E94752" w:rsidP="003B1AAE">
      <w:r>
        <w:separator/>
      </w:r>
    </w:p>
  </w:footnote>
  <w:footnote w:type="continuationSeparator" w:id="0">
    <w:p w14:paraId="62096D0E" w14:textId="77777777" w:rsidR="00E94752" w:rsidRDefault="00E94752" w:rsidP="003B1A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000DBE"/>
    <w:multiLevelType w:val="hybridMultilevel"/>
    <w:tmpl w:val="DB9C9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5F2203"/>
    <w:multiLevelType w:val="hybridMultilevel"/>
    <w:tmpl w:val="2182E654"/>
    <w:lvl w:ilvl="0" w:tplc="B2864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iam Hemstrom">
    <w15:presenceInfo w15:providerId="AD" w15:userId="S::whemstrom@ucdavis.edu::e51021d6-8722-4663-b59e-2b0146ecd4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5A53"/>
    <w:rsid w:val="0002009C"/>
    <w:rsid w:val="000322C6"/>
    <w:rsid w:val="00034711"/>
    <w:rsid w:val="00063421"/>
    <w:rsid w:val="00081A26"/>
    <w:rsid w:val="0008472C"/>
    <w:rsid w:val="000867B1"/>
    <w:rsid w:val="000A25FC"/>
    <w:rsid w:val="000A27A6"/>
    <w:rsid w:val="000B1142"/>
    <w:rsid w:val="000C4EA1"/>
    <w:rsid w:val="000D6C26"/>
    <w:rsid w:val="000F0C5E"/>
    <w:rsid w:val="000F23E4"/>
    <w:rsid w:val="00106869"/>
    <w:rsid w:val="001222A7"/>
    <w:rsid w:val="00171572"/>
    <w:rsid w:val="00191C48"/>
    <w:rsid w:val="001B063A"/>
    <w:rsid w:val="001E6764"/>
    <w:rsid w:val="001F1D1D"/>
    <w:rsid w:val="00207A66"/>
    <w:rsid w:val="00242F9B"/>
    <w:rsid w:val="002647E1"/>
    <w:rsid w:val="00265C46"/>
    <w:rsid w:val="00291D16"/>
    <w:rsid w:val="002A1706"/>
    <w:rsid w:val="003079E4"/>
    <w:rsid w:val="00310969"/>
    <w:rsid w:val="00333EB3"/>
    <w:rsid w:val="00350442"/>
    <w:rsid w:val="003800D0"/>
    <w:rsid w:val="003B114B"/>
    <w:rsid w:val="003B1AAE"/>
    <w:rsid w:val="00442634"/>
    <w:rsid w:val="004636E0"/>
    <w:rsid w:val="004759EC"/>
    <w:rsid w:val="004867EE"/>
    <w:rsid w:val="004A5E76"/>
    <w:rsid w:val="004B1994"/>
    <w:rsid w:val="004C52F5"/>
    <w:rsid w:val="004C5A87"/>
    <w:rsid w:val="004C5CDD"/>
    <w:rsid w:val="00512974"/>
    <w:rsid w:val="0052292B"/>
    <w:rsid w:val="00536404"/>
    <w:rsid w:val="00547769"/>
    <w:rsid w:val="00553E1A"/>
    <w:rsid w:val="00590EB4"/>
    <w:rsid w:val="0059671D"/>
    <w:rsid w:val="005A227C"/>
    <w:rsid w:val="005B5B6F"/>
    <w:rsid w:val="005C3817"/>
    <w:rsid w:val="00621411"/>
    <w:rsid w:val="00625A53"/>
    <w:rsid w:val="00633533"/>
    <w:rsid w:val="0064060B"/>
    <w:rsid w:val="00646FB0"/>
    <w:rsid w:val="00651F22"/>
    <w:rsid w:val="00652050"/>
    <w:rsid w:val="00696A0C"/>
    <w:rsid w:val="006A1B71"/>
    <w:rsid w:val="007209A4"/>
    <w:rsid w:val="00764127"/>
    <w:rsid w:val="007851D0"/>
    <w:rsid w:val="007C2C9D"/>
    <w:rsid w:val="007D59EC"/>
    <w:rsid w:val="00825B90"/>
    <w:rsid w:val="00846222"/>
    <w:rsid w:val="00873DA2"/>
    <w:rsid w:val="00894E0B"/>
    <w:rsid w:val="008A292A"/>
    <w:rsid w:val="008C23FC"/>
    <w:rsid w:val="008C2E8F"/>
    <w:rsid w:val="008C4E05"/>
    <w:rsid w:val="008C5A2F"/>
    <w:rsid w:val="008E47D6"/>
    <w:rsid w:val="008F42B9"/>
    <w:rsid w:val="0092063F"/>
    <w:rsid w:val="00923990"/>
    <w:rsid w:val="00931CC7"/>
    <w:rsid w:val="0097017A"/>
    <w:rsid w:val="00977D34"/>
    <w:rsid w:val="009A26B0"/>
    <w:rsid w:val="009B265E"/>
    <w:rsid w:val="009B2AE0"/>
    <w:rsid w:val="009B5463"/>
    <w:rsid w:val="009B7DF1"/>
    <w:rsid w:val="009E3CBB"/>
    <w:rsid w:val="009F6939"/>
    <w:rsid w:val="00A35831"/>
    <w:rsid w:val="00A474B5"/>
    <w:rsid w:val="00A53C00"/>
    <w:rsid w:val="00AB278B"/>
    <w:rsid w:val="00AC3C2F"/>
    <w:rsid w:val="00AC6FE1"/>
    <w:rsid w:val="00B0663E"/>
    <w:rsid w:val="00B13D33"/>
    <w:rsid w:val="00B23719"/>
    <w:rsid w:val="00B33433"/>
    <w:rsid w:val="00B82734"/>
    <w:rsid w:val="00B83B68"/>
    <w:rsid w:val="00B86C53"/>
    <w:rsid w:val="00B91792"/>
    <w:rsid w:val="00BB5658"/>
    <w:rsid w:val="00BC40C3"/>
    <w:rsid w:val="00C37519"/>
    <w:rsid w:val="00C648B5"/>
    <w:rsid w:val="00C748B1"/>
    <w:rsid w:val="00C91212"/>
    <w:rsid w:val="00D01287"/>
    <w:rsid w:val="00D06EE7"/>
    <w:rsid w:val="00D704D0"/>
    <w:rsid w:val="00D7319C"/>
    <w:rsid w:val="00D77213"/>
    <w:rsid w:val="00D80EA2"/>
    <w:rsid w:val="00D95E79"/>
    <w:rsid w:val="00DD4E8A"/>
    <w:rsid w:val="00E1737F"/>
    <w:rsid w:val="00E302B1"/>
    <w:rsid w:val="00E37B4C"/>
    <w:rsid w:val="00E46C9F"/>
    <w:rsid w:val="00E52322"/>
    <w:rsid w:val="00E70B1E"/>
    <w:rsid w:val="00E77EF4"/>
    <w:rsid w:val="00E82EB8"/>
    <w:rsid w:val="00E85F07"/>
    <w:rsid w:val="00E94752"/>
    <w:rsid w:val="00EE23DF"/>
    <w:rsid w:val="00EF22AE"/>
    <w:rsid w:val="00F3704A"/>
    <w:rsid w:val="00F4022E"/>
    <w:rsid w:val="00F81228"/>
    <w:rsid w:val="00F8441E"/>
    <w:rsid w:val="00FA2743"/>
    <w:rsid w:val="00FB074A"/>
    <w:rsid w:val="00FB2746"/>
    <w:rsid w:val="00FB61F8"/>
    <w:rsid w:val="00FD18CC"/>
    <w:rsid w:val="00FD577D"/>
    <w:rsid w:val="00FF4D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B27E441"/>
  <w14:defaultImageDpi w14:val="300"/>
  <w15:docId w15:val="{12F7B9EE-118D-4F56-9938-52DFB315E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5A53"/>
    <w:pPr>
      <w:spacing w:before="100" w:beforeAutospacing="1" w:after="100" w:afterAutospacing="1"/>
    </w:pPr>
    <w:rPr>
      <w:rFonts w:ascii="Times New Roman" w:hAnsi="Times New Roman" w:cs="Times New Roman"/>
      <w:sz w:val="20"/>
      <w:szCs w:val="20"/>
    </w:rPr>
  </w:style>
  <w:style w:type="table" w:styleId="TableGrid">
    <w:name w:val="Table Grid"/>
    <w:basedOn w:val="TableNormal"/>
    <w:uiPriority w:val="39"/>
    <w:rsid w:val="00C748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063A"/>
    <w:pPr>
      <w:ind w:left="720"/>
      <w:contextualSpacing/>
    </w:pPr>
  </w:style>
  <w:style w:type="paragraph" w:styleId="BalloonText">
    <w:name w:val="Balloon Text"/>
    <w:basedOn w:val="Normal"/>
    <w:link w:val="BalloonTextChar"/>
    <w:uiPriority w:val="99"/>
    <w:semiHidden/>
    <w:unhideWhenUsed/>
    <w:rsid w:val="00EF22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22A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C2C9D"/>
    <w:rPr>
      <w:sz w:val="18"/>
      <w:szCs w:val="18"/>
    </w:rPr>
  </w:style>
  <w:style w:type="paragraph" w:styleId="CommentText">
    <w:name w:val="annotation text"/>
    <w:basedOn w:val="Normal"/>
    <w:link w:val="CommentTextChar"/>
    <w:uiPriority w:val="99"/>
    <w:semiHidden/>
    <w:unhideWhenUsed/>
    <w:rsid w:val="007C2C9D"/>
  </w:style>
  <w:style w:type="character" w:customStyle="1" w:styleId="CommentTextChar">
    <w:name w:val="Comment Text Char"/>
    <w:basedOn w:val="DefaultParagraphFont"/>
    <w:link w:val="CommentText"/>
    <w:uiPriority w:val="99"/>
    <w:semiHidden/>
    <w:rsid w:val="007C2C9D"/>
  </w:style>
  <w:style w:type="paragraph" w:styleId="CommentSubject">
    <w:name w:val="annotation subject"/>
    <w:basedOn w:val="CommentText"/>
    <w:next w:val="CommentText"/>
    <w:link w:val="CommentSubjectChar"/>
    <w:uiPriority w:val="99"/>
    <w:semiHidden/>
    <w:unhideWhenUsed/>
    <w:rsid w:val="007C2C9D"/>
    <w:rPr>
      <w:b/>
      <w:bCs/>
      <w:sz w:val="20"/>
      <w:szCs w:val="20"/>
    </w:rPr>
  </w:style>
  <w:style w:type="character" w:customStyle="1" w:styleId="CommentSubjectChar">
    <w:name w:val="Comment Subject Char"/>
    <w:basedOn w:val="CommentTextChar"/>
    <w:link w:val="CommentSubject"/>
    <w:uiPriority w:val="99"/>
    <w:semiHidden/>
    <w:rsid w:val="007C2C9D"/>
    <w:rPr>
      <w:b/>
      <w:bCs/>
      <w:sz w:val="20"/>
      <w:szCs w:val="20"/>
    </w:rPr>
  </w:style>
  <w:style w:type="paragraph" w:styleId="FootnoteText">
    <w:name w:val="footnote text"/>
    <w:basedOn w:val="Normal"/>
    <w:link w:val="FootnoteTextChar"/>
    <w:uiPriority w:val="99"/>
    <w:semiHidden/>
    <w:unhideWhenUsed/>
    <w:rsid w:val="003B1AAE"/>
    <w:rPr>
      <w:sz w:val="20"/>
      <w:szCs w:val="20"/>
    </w:rPr>
  </w:style>
  <w:style w:type="character" w:customStyle="1" w:styleId="FootnoteTextChar">
    <w:name w:val="Footnote Text Char"/>
    <w:basedOn w:val="DefaultParagraphFont"/>
    <w:link w:val="FootnoteText"/>
    <w:uiPriority w:val="99"/>
    <w:semiHidden/>
    <w:rsid w:val="003B1AAE"/>
    <w:rPr>
      <w:sz w:val="20"/>
      <w:szCs w:val="20"/>
    </w:rPr>
  </w:style>
  <w:style w:type="character" w:styleId="FootnoteReference">
    <w:name w:val="footnote reference"/>
    <w:basedOn w:val="DefaultParagraphFont"/>
    <w:uiPriority w:val="99"/>
    <w:semiHidden/>
    <w:unhideWhenUsed/>
    <w:rsid w:val="003B1AAE"/>
    <w:rPr>
      <w:vertAlign w:val="superscript"/>
    </w:rPr>
  </w:style>
  <w:style w:type="character" w:styleId="PlaceholderText">
    <w:name w:val="Placeholder Text"/>
    <w:basedOn w:val="DefaultParagraphFont"/>
    <w:uiPriority w:val="99"/>
    <w:semiHidden/>
    <w:rsid w:val="00D06E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33523">
      <w:bodyDiv w:val="1"/>
      <w:marLeft w:val="0"/>
      <w:marRight w:val="0"/>
      <w:marTop w:val="0"/>
      <w:marBottom w:val="0"/>
      <w:divBdr>
        <w:top w:val="none" w:sz="0" w:space="0" w:color="auto"/>
        <w:left w:val="none" w:sz="0" w:space="0" w:color="auto"/>
        <w:bottom w:val="none" w:sz="0" w:space="0" w:color="auto"/>
        <w:right w:val="none" w:sz="0" w:space="0" w:color="auto"/>
      </w:divBdr>
    </w:div>
    <w:div w:id="62533276">
      <w:bodyDiv w:val="1"/>
      <w:marLeft w:val="0"/>
      <w:marRight w:val="0"/>
      <w:marTop w:val="0"/>
      <w:marBottom w:val="0"/>
      <w:divBdr>
        <w:top w:val="none" w:sz="0" w:space="0" w:color="auto"/>
        <w:left w:val="none" w:sz="0" w:space="0" w:color="auto"/>
        <w:bottom w:val="none" w:sz="0" w:space="0" w:color="auto"/>
        <w:right w:val="none" w:sz="0" w:space="0" w:color="auto"/>
      </w:divBdr>
    </w:div>
    <w:div w:id="83768696">
      <w:bodyDiv w:val="1"/>
      <w:marLeft w:val="0"/>
      <w:marRight w:val="0"/>
      <w:marTop w:val="0"/>
      <w:marBottom w:val="0"/>
      <w:divBdr>
        <w:top w:val="none" w:sz="0" w:space="0" w:color="auto"/>
        <w:left w:val="none" w:sz="0" w:space="0" w:color="auto"/>
        <w:bottom w:val="none" w:sz="0" w:space="0" w:color="auto"/>
        <w:right w:val="none" w:sz="0" w:space="0" w:color="auto"/>
      </w:divBdr>
    </w:div>
    <w:div w:id="88475137">
      <w:bodyDiv w:val="1"/>
      <w:marLeft w:val="0"/>
      <w:marRight w:val="0"/>
      <w:marTop w:val="0"/>
      <w:marBottom w:val="0"/>
      <w:divBdr>
        <w:top w:val="none" w:sz="0" w:space="0" w:color="auto"/>
        <w:left w:val="none" w:sz="0" w:space="0" w:color="auto"/>
        <w:bottom w:val="none" w:sz="0" w:space="0" w:color="auto"/>
        <w:right w:val="none" w:sz="0" w:space="0" w:color="auto"/>
      </w:divBdr>
    </w:div>
    <w:div w:id="196740824">
      <w:bodyDiv w:val="1"/>
      <w:marLeft w:val="0"/>
      <w:marRight w:val="0"/>
      <w:marTop w:val="0"/>
      <w:marBottom w:val="0"/>
      <w:divBdr>
        <w:top w:val="none" w:sz="0" w:space="0" w:color="auto"/>
        <w:left w:val="none" w:sz="0" w:space="0" w:color="auto"/>
        <w:bottom w:val="none" w:sz="0" w:space="0" w:color="auto"/>
        <w:right w:val="none" w:sz="0" w:space="0" w:color="auto"/>
      </w:divBdr>
    </w:div>
    <w:div w:id="292057768">
      <w:bodyDiv w:val="1"/>
      <w:marLeft w:val="0"/>
      <w:marRight w:val="0"/>
      <w:marTop w:val="0"/>
      <w:marBottom w:val="0"/>
      <w:divBdr>
        <w:top w:val="none" w:sz="0" w:space="0" w:color="auto"/>
        <w:left w:val="none" w:sz="0" w:space="0" w:color="auto"/>
        <w:bottom w:val="none" w:sz="0" w:space="0" w:color="auto"/>
        <w:right w:val="none" w:sz="0" w:space="0" w:color="auto"/>
      </w:divBdr>
    </w:div>
    <w:div w:id="303967079">
      <w:bodyDiv w:val="1"/>
      <w:marLeft w:val="0"/>
      <w:marRight w:val="0"/>
      <w:marTop w:val="0"/>
      <w:marBottom w:val="0"/>
      <w:divBdr>
        <w:top w:val="none" w:sz="0" w:space="0" w:color="auto"/>
        <w:left w:val="none" w:sz="0" w:space="0" w:color="auto"/>
        <w:bottom w:val="none" w:sz="0" w:space="0" w:color="auto"/>
        <w:right w:val="none" w:sz="0" w:space="0" w:color="auto"/>
      </w:divBdr>
    </w:div>
    <w:div w:id="365566776">
      <w:bodyDiv w:val="1"/>
      <w:marLeft w:val="0"/>
      <w:marRight w:val="0"/>
      <w:marTop w:val="0"/>
      <w:marBottom w:val="0"/>
      <w:divBdr>
        <w:top w:val="none" w:sz="0" w:space="0" w:color="auto"/>
        <w:left w:val="none" w:sz="0" w:space="0" w:color="auto"/>
        <w:bottom w:val="none" w:sz="0" w:space="0" w:color="auto"/>
        <w:right w:val="none" w:sz="0" w:space="0" w:color="auto"/>
      </w:divBdr>
    </w:div>
    <w:div w:id="413935451">
      <w:bodyDiv w:val="1"/>
      <w:marLeft w:val="0"/>
      <w:marRight w:val="0"/>
      <w:marTop w:val="0"/>
      <w:marBottom w:val="0"/>
      <w:divBdr>
        <w:top w:val="none" w:sz="0" w:space="0" w:color="auto"/>
        <w:left w:val="none" w:sz="0" w:space="0" w:color="auto"/>
        <w:bottom w:val="none" w:sz="0" w:space="0" w:color="auto"/>
        <w:right w:val="none" w:sz="0" w:space="0" w:color="auto"/>
      </w:divBdr>
    </w:div>
    <w:div w:id="440927089">
      <w:bodyDiv w:val="1"/>
      <w:marLeft w:val="0"/>
      <w:marRight w:val="0"/>
      <w:marTop w:val="0"/>
      <w:marBottom w:val="0"/>
      <w:divBdr>
        <w:top w:val="none" w:sz="0" w:space="0" w:color="auto"/>
        <w:left w:val="none" w:sz="0" w:space="0" w:color="auto"/>
        <w:bottom w:val="none" w:sz="0" w:space="0" w:color="auto"/>
        <w:right w:val="none" w:sz="0" w:space="0" w:color="auto"/>
      </w:divBdr>
    </w:div>
    <w:div w:id="469396229">
      <w:bodyDiv w:val="1"/>
      <w:marLeft w:val="0"/>
      <w:marRight w:val="0"/>
      <w:marTop w:val="0"/>
      <w:marBottom w:val="0"/>
      <w:divBdr>
        <w:top w:val="none" w:sz="0" w:space="0" w:color="auto"/>
        <w:left w:val="none" w:sz="0" w:space="0" w:color="auto"/>
        <w:bottom w:val="none" w:sz="0" w:space="0" w:color="auto"/>
        <w:right w:val="none" w:sz="0" w:space="0" w:color="auto"/>
      </w:divBdr>
    </w:div>
    <w:div w:id="547689982">
      <w:bodyDiv w:val="1"/>
      <w:marLeft w:val="0"/>
      <w:marRight w:val="0"/>
      <w:marTop w:val="0"/>
      <w:marBottom w:val="0"/>
      <w:divBdr>
        <w:top w:val="none" w:sz="0" w:space="0" w:color="auto"/>
        <w:left w:val="none" w:sz="0" w:space="0" w:color="auto"/>
        <w:bottom w:val="none" w:sz="0" w:space="0" w:color="auto"/>
        <w:right w:val="none" w:sz="0" w:space="0" w:color="auto"/>
      </w:divBdr>
    </w:div>
    <w:div w:id="559286834">
      <w:bodyDiv w:val="1"/>
      <w:marLeft w:val="0"/>
      <w:marRight w:val="0"/>
      <w:marTop w:val="0"/>
      <w:marBottom w:val="0"/>
      <w:divBdr>
        <w:top w:val="none" w:sz="0" w:space="0" w:color="auto"/>
        <w:left w:val="none" w:sz="0" w:space="0" w:color="auto"/>
        <w:bottom w:val="none" w:sz="0" w:space="0" w:color="auto"/>
        <w:right w:val="none" w:sz="0" w:space="0" w:color="auto"/>
      </w:divBdr>
    </w:div>
    <w:div w:id="563299471">
      <w:bodyDiv w:val="1"/>
      <w:marLeft w:val="0"/>
      <w:marRight w:val="0"/>
      <w:marTop w:val="0"/>
      <w:marBottom w:val="0"/>
      <w:divBdr>
        <w:top w:val="none" w:sz="0" w:space="0" w:color="auto"/>
        <w:left w:val="none" w:sz="0" w:space="0" w:color="auto"/>
        <w:bottom w:val="none" w:sz="0" w:space="0" w:color="auto"/>
        <w:right w:val="none" w:sz="0" w:space="0" w:color="auto"/>
      </w:divBdr>
    </w:div>
    <w:div w:id="596597917">
      <w:bodyDiv w:val="1"/>
      <w:marLeft w:val="0"/>
      <w:marRight w:val="0"/>
      <w:marTop w:val="0"/>
      <w:marBottom w:val="0"/>
      <w:divBdr>
        <w:top w:val="none" w:sz="0" w:space="0" w:color="auto"/>
        <w:left w:val="none" w:sz="0" w:space="0" w:color="auto"/>
        <w:bottom w:val="none" w:sz="0" w:space="0" w:color="auto"/>
        <w:right w:val="none" w:sz="0" w:space="0" w:color="auto"/>
      </w:divBdr>
    </w:div>
    <w:div w:id="637609953">
      <w:bodyDiv w:val="1"/>
      <w:marLeft w:val="0"/>
      <w:marRight w:val="0"/>
      <w:marTop w:val="0"/>
      <w:marBottom w:val="0"/>
      <w:divBdr>
        <w:top w:val="none" w:sz="0" w:space="0" w:color="auto"/>
        <w:left w:val="none" w:sz="0" w:space="0" w:color="auto"/>
        <w:bottom w:val="none" w:sz="0" w:space="0" w:color="auto"/>
        <w:right w:val="none" w:sz="0" w:space="0" w:color="auto"/>
      </w:divBdr>
    </w:div>
    <w:div w:id="656298388">
      <w:bodyDiv w:val="1"/>
      <w:marLeft w:val="0"/>
      <w:marRight w:val="0"/>
      <w:marTop w:val="0"/>
      <w:marBottom w:val="0"/>
      <w:divBdr>
        <w:top w:val="none" w:sz="0" w:space="0" w:color="auto"/>
        <w:left w:val="none" w:sz="0" w:space="0" w:color="auto"/>
        <w:bottom w:val="none" w:sz="0" w:space="0" w:color="auto"/>
        <w:right w:val="none" w:sz="0" w:space="0" w:color="auto"/>
      </w:divBdr>
    </w:div>
    <w:div w:id="727263416">
      <w:bodyDiv w:val="1"/>
      <w:marLeft w:val="0"/>
      <w:marRight w:val="0"/>
      <w:marTop w:val="0"/>
      <w:marBottom w:val="0"/>
      <w:divBdr>
        <w:top w:val="none" w:sz="0" w:space="0" w:color="auto"/>
        <w:left w:val="none" w:sz="0" w:space="0" w:color="auto"/>
        <w:bottom w:val="none" w:sz="0" w:space="0" w:color="auto"/>
        <w:right w:val="none" w:sz="0" w:space="0" w:color="auto"/>
      </w:divBdr>
    </w:div>
    <w:div w:id="774180026">
      <w:bodyDiv w:val="1"/>
      <w:marLeft w:val="0"/>
      <w:marRight w:val="0"/>
      <w:marTop w:val="0"/>
      <w:marBottom w:val="0"/>
      <w:divBdr>
        <w:top w:val="none" w:sz="0" w:space="0" w:color="auto"/>
        <w:left w:val="none" w:sz="0" w:space="0" w:color="auto"/>
        <w:bottom w:val="none" w:sz="0" w:space="0" w:color="auto"/>
        <w:right w:val="none" w:sz="0" w:space="0" w:color="auto"/>
      </w:divBdr>
      <w:divsChild>
        <w:div w:id="799615650">
          <w:marLeft w:val="0"/>
          <w:marRight w:val="0"/>
          <w:marTop w:val="0"/>
          <w:marBottom w:val="0"/>
          <w:divBdr>
            <w:top w:val="none" w:sz="0" w:space="0" w:color="auto"/>
            <w:left w:val="none" w:sz="0" w:space="0" w:color="auto"/>
            <w:bottom w:val="none" w:sz="0" w:space="0" w:color="auto"/>
            <w:right w:val="none" w:sz="0" w:space="0" w:color="auto"/>
          </w:divBdr>
          <w:divsChild>
            <w:div w:id="147602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75549">
      <w:bodyDiv w:val="1"/>
      <w:marLeft w:val="0"/>
      <w:marRight w:val="0"/>
      <w:marTop w:val="0"/>
      <w:marBottom w:val="0"/>
      <w:divBdr>
        <w:top w:val="none" w:sz="0" w:space="0" w:color="auto"/>
        <w:left w:val="none" w:sz="0" w:space="0" w:color="auto"/>
        <w:bottom w:val="none" w:sz="0" w:space="0" w:color="auto"/>
        <w:right w:val="none" w:sz="0" w:space="0" w:color="auto"/>
      </w:divBdr>
    </w:div>
    <w:div w:id="819351932">
      <w:bodyDiv w:val="1"/>
      <w:marLeft w:val="0"/>
      <w:marRight w:val="0"/>
      <w:marTop w:val="0"/>
      <w:marBottom w:val="0"/>
      <w:divBdr>
        <w:top w:val="none" w:sz="0" w:space="0" w:color="auto"/>
        <w:left w:val="none" w:sz="0" w:space="0" w:color="auto"/>
        <w:bottom w:val="none" w:sz="0" w:space="0" w:color="auto"/>
        <w:right w:val="none" w:sz="0" w:space="0" w:color="auto"/>
      </w:divBdr>
    </w:div>
    <w:div w:id="876770061">
      <w:bodyDiv w:val="1"/>
      <w:marLeft w:val="0"/>
      <w:marRight w:val="0"/>
      <w:marTop w:val="0"/>
      <w:marBottom w:val="0"/>
      <w:divBdr>
        <w:top w:val="none" w:sz="0" w:space="0" w:color="auto"/>
        <w:left w:val="none" w:sz="0" w:space="0" w:color="auto"/>
        <w:bottom w:val="none" w:sz="0" w:space="0" w:color="auto"/>
        <w:right w:val="none" w:sz="0" w:space="0" w:color="auto"/>
      </w:divBdr>
    </w:div>
    <w:div w:id="900211824">
      <w:bodyDiv w:val="1"/>
      <w:marLeft w:val="0"/>
      <w:marRight w:val="0"/>
      <w:marTop w:val="0"/>
      <w:marBottom w:val="0"/>
      <w:divBdr>
        <w:top w:val="none" w:sz="0" w:space="0" w:color="auto"/>
        <w:left w:val="none" w:sz="0" w:space="0" w:color="auto"/>
        <w:bottom w:val="none" w:sz="0" w:space="0" w:color="auto"/>
        <w:right w:val="none" w:sz="0" w:space="0" w:color="auto"/>
      </w:divBdr>
    </w:div>
    <w:div w:id="908657408">
      <w:bodyDiv w:val="1"/>
      <w:marLeft w:val="0"/>
      <w:marRight w:val="0"/>
      <w:marTop w:val="0"/>
      <w:marBottom w:val="0"/>
      <w:divBdr>
        <w:top w:val="none" w:sz="0" w:space="0" w:color="auto"/>
        <w:left w:val="none" w:sz="0" w:space="0" w:color="auto"/>
        <w:bottom w:val="none" w:sz="0" w:space="0" w:color="auto"/>
        <w:right w:val="none" w:sz="0" w:space="0" w:color="auto"/>
      </w:divBdr>
    </w:div>
    <w:div w:id="926155553">
      <w:bodyDiv w:val="1"/>
      <w:marLeft w:val="0"/>
      <w:marRight w:val="0"/>
      <w:marTop w:val="0"/>
      <w:marBottom w:val="0"/>
      <w:divBdr>
        <w:top w:val="none" w:sz="0" w:space="0" w:color="auto"/>
        <w:left w:val="none" w:sz="0" w:space="0" w:color="auto"/>
        <w:bottom w:val="none" w:sz="0" w:space="0" w:color="auto"/>
        <w:right w:val="none" w:sz="0" w:space="0" w:color="auto"/>
      </w:divBdr>
    </w:div>
    <w:div w:id="931203922">
      <w:bodyDiv w:val="1"/>
      <w:marLeft w:val="0"/>
      <w:marRight w:val="0"/>
      <w:marTop w:val="0"/>
      <w:marBottom w:val="0"/>
      <w:divBdr>
        <w:top w:val="none" w:sz="0" w:space="0" w:color="auto"/>
        <w:left w:val="none" w:sz="0" w:space="0" w:color="auto"/>
        <w:bottom w:val="none" w:sz="0" w:space="0" w:color="auto"/>
        <w:right w:val="none" w:sz="0" w:space="0" w:color="auto"/>
      </w:divBdr>
    </w:div>
    <w:div w:id="1056976943">
      <w:bodyDiv w:val="1"/>
      <w:marLeft w:val="0"/>
      <w:marRight w:val="0"/>
      <w:marTop w:val="0"/>
      <w:marBottom w:val="0"/>
      <w:divBdr>
        <w:top w:val="none" w:sz="0" w:space="0" w:color="auto"/>
        <w:left w:val="none" w:sz="0" w:space="0" w:color="auto"/>
        <w:bottom w:val="none" w:sz="0" w:space="0" w:color="auto"/>
        <w:right w:val="none" w:sz="0" w:space="0" w:color="auto"/>
      </w:divBdr>
    </w:div>
    <w:div w:id="1058670217">
      <w:bodyDiv w:val="1"/>
      <w:marLeft w:val="0"/>
      <w:marRight w:val="0"/>
      <w:marTop w:val="0"/>
      <w:marBottom w:val="0"/>
      <w:divBdr>
        <w:top w:val="none" w:sz="0" w:space="0" w:color="auto"/>
        <w:left w:val="none" w:sz="0" w:space="0" w:color="auto"/>
        <w:bottom w:val="none" w:sz="0" w:space="0" w:color="auto"/>
        <w:right w:val="none" w:sz="0" w:space="0" w:color="auto"/>
      </w:divBdr>
    </w:div>
    <w:div w:id="1136751956">
      <w:bodyDiv w:val="1"/>
      <w:marLeft w:val="0"/>
      <w:marRight w:val="0"/>
      <w:marTop w:val="0"/>
      <w:marBottom w:val="0"/>
      <w:divBdr>
        <w:top w:val="none" w:sz="0" w:space="0" w:color="auto"/>
        <w:left w:val="none" w:sz="0" w:space="0" w:color="auto"/>
        <w:bottom w:val="none" w:sz="0" w:space="0" w:color="auto"/>
        <w:right w:val="none" w:sz="0" w:space="0" w:color="auto"/>
      </w:divBdr>
    </w:div>
    <w:div w:id="1150944851">
      <w:bodyDiv w:val="1"/>
      <w:marLeft w:val="0"/>
      <w:marRight w:val="0"/>
      <w:marTop w:val="0"/>
      <w:marBottom w:val="0"/>
      <w:divBdr>
        <w:top w:val="none" w:sz="0" w:space="0" w:color="auto"/>
        <w:left w:val="none" w:sz="0" w:space="0" w:color="auto"/>
        <w:bottom w:val="none" w:sz="0" w:space="0" w:color="auto"/>
        <w:right w:val="none" w:sz="0" w:space="0" w:color="auto"/>
      </w:divBdr>
    </w:div>
    <w:div w:id="1184590488">
      <w:bodyDiv w:val="1"/>
      <w:marLeft w:val="0"/>
      <w:marRight w:val="0"/>
      <w:marTop w:val="0"/>
      <w:marBottom w:val="0"/>
      <w:divBdr>
        <w:top w:val="none" w:sz="0" w:space="0" w:color="auto"/>
        <w:left w:val="none" w:sz="0" w:space="0" w:color="auto"/>
        <w:bottom w:val="none" w:sz="0" w:space="0" w:color="auto"/>
        <w:right w:val="none" w:sz="0" w:space="0" w:color="auto"/>
      </w:divBdr>
    </w:div>
    <w:div w:id="1190073029">
      <w:bodyDiv w:val="1"/>
      <w:marLeft w:val="0"/>
      <w:marRight w:val="0"/>
      <w:marTop w:val="0"/>
      <w:marBottom w:val="0"/>
      <w:divBdr>
        <w:top w:val="none" w:sz="0" w:space="0" w:color="auto"/>
        <w:left w:val="none" w:sz="0" w:space="0" w:color="auto"/>
        <w:bottom w:val="none" w:sz="0" w:space="0" w:color="auto"/>
        <w:right w:val="none" w:sz="0" w:space="0" w:color="auto"/>
      </w:divBdr>
    </w:div>
    <w:div w:id="1244027894">
      <w:bodyDiv w:val="1"/>
      <w:marLeft w:val="0"/>
      <w:marRight w:val="0"/>
      <w:marTop w:val="0"/>
      <w:marBottom w:val="0"/>
      <w:divBdr>
        <w:top w:val="none" w:sz="0" w:space="0" w:color="auto"/>
        <w:left w:val="none" w:sz="0" w:space="0" w:color="auto"/>
        <w:bottom w:val="none" w:sz="0" w:space="0" w:color="auto"/>
        <w:right w:val="none" w:sz="0" w:space="0" w:color="auto"/>
      </w:divBdr>
    </w:div>
    <w:div w:id="1396976938">
      <w:bodyDiv w:val="1"/>
      <w:marLeft w:val="0"/>
      <w:marRight w:val="0"/>
      <w:marTop w:val="0"/>
      <w:marBottom w:val="0"/>
      <w:divBdr>
        <w:top w:val="none" w:sz="0" w:space="0" w:color="auto"/>
        <w:left w:val="none" w:sz="0" w:space="0" w:color="auto"/>
        <w:bottom w:val="none" w:sz="0" w:space="0" w:color="auto"/>
        <w:right w:val="none" w:sz="0" w:space="0" w:color="auto"/>
      </w:divBdr>
    </w:div>
    <w:div w:id="1399553761">
      <w:bodyDiv w:val="1"/>
      <w:marLeft w:val="0"/>
      <w:marRight w:val="0"/>
      <w:marTop w:val="0"/>
      <w:marBottom w:val="0"/>
      <w:divBdr>
        <w:top w:val="none" w:sz="0" w:space="0" w:color="auto"/>
        <w:left w:val="none" w:sz="0" w:space="0" w:color="auto"/>
        <w:bottom w:val="none" w:sz="0" w:space="0" w:color="auto"/>
        <w:right w:val="none" w:sz="0" w:space="0" w:color="auto"/>
      </w:divBdr>
    </w:div>
    <w:div w:id="1505700651">
      <w:bodyDiv w:val="1"/>
      <w:marLeft w:val="0"/>
      <w:marRight w:val="0"/>
      <w:marTop w:val="0"/>
      <w:marBottom w:val="0"/>
      <w:divBdr>
        <w:top w:val="none" w:sz="0" w:space="0" w:color="auto"/>
        <w:left w:val="none" w:sz="0" w:space="0" w:color="auto"/>
        <w:bottom w:val="none" w:sz="0" w:space="0" w:color="auto"/>
        <w:right w:val="none" w:sz="0" w:space="0" w:color="auto"/>
      </w:divBdr>
    </w:div>
    <w:div w:id="1548713174">
      <w:bodyDiv w:val="1"/>
      <w:marLeft w:val="0"/>
      <w:marRight w:val="0"/>
      <w:marTop w:val="0"/>
      <w:marBottom w:val="0"/>
      <w:divBdr>
        <w:top w:val="none" w:sz="0" w:space="0" w:color="auto"/>
        <w:left w:val="none" w:sz="0" w:space="0" w:color="auto"/>
        <w:bottom w:val="none" w:sz="0" w:space="0" w:color="auto"/>
        <w:right w:val="none" w:sz="0" w:space="0" w:color="auto"/>
      </w:divBdr>
    </w:div>
    <w:div w:id="1550413987">
      <w:bodyDiv w:val="1"/>
      <w:marLeft w:val="0"/>
      <w:marRight w:val="0"/>
      <w:marTop w:val="0"/>
      <w:marBottom w:val="0"/>
      <w:divBdr>
        <w:top w:val="none" w:sz="0" w:space="0" w:color="auto"/>
        <w:left w:val="none" w:sz="0" w:space="0" w:color="auto"/>
        <w:bottom w:val="none" w:sz="0" w:space="0" w:color="auto"/>
        <w:right w:val="none" w:sz="0" w:space="0" w:color="auto"/>
      </w:divBdr>
    </w:div>
    <w:div w:id="1590576413">
      <w:bodyDiv w:val="1"/>
      <w:marLeft w:val="0"/>
      <w:marRight w:val="0"/>
      <w:marTop w:val="0"/>
      <w:marBottom w:val="0"/>
      <w:divBdr>
        <w:top w:val="none" w:sz="0" w:space="0" w:color="auto"/>
        <w:left w:val="none" w:sz="0" w:space="0" w:color="auto"/>
        <w:bottom w:val="none" w:sz="0" w:space="0" w:color="auto"/>
        <w:right w:val="none" w:sz="0" w:space="0" w:color="auto"/>
      </w:divBdr>
    </w:div>
    <w:div w:id="1617443875">
      <w:bodyDiv w:val="1"/>
      <w:marLeft w:val="0"/>
      <w:marRight w:val="0"/>
      <w:marTop w:val="0"/>
      <w:marBottom w:val="0"/>
      <w:divBdr>
        <w:top w:val="none" w:sz="0" w:space="0" w:color="auto"/>
        <w:left w:val="none" w:sz="0" w:space="0" w:color="auto"/>
        <w:bottom w:val="none" w:sz="0" w:space="0" w:color="auto"/>
        <w:right w:val="none" w:sz="0" w:space="0" w:color="auto"/>
      </w:divBdr>
    </w:div>
    <w:div w:id="1622802730">
      <w:bodyDiv w:val="1"/>
      <w:marLeft w:val="0"/>
      <w:marRight w:val="0"/>
      <w:marTop w:val="0"/>
      <w:marBottom w:val="0"/>
      <w:divBdr>
        <w:top w:val="none" w:sz="0" w:space="0" w:color="auto"/>
        <w:left w:val="none" w:sz="0" w:space="0" w:color="auto"/>
        <w:bottom w:val="none" w:sz="0" w:space="0" w:color="auto"/>
        <w:right w:val="none" w:sz="0" w:space="0" w:color="auto"/>
      </w:divBdr>
    </w:div>
    <w:div w:id="1649089214">
      <w:bodyDiv w:val="1"/>
      <w:marLeft w:val="0"/>
      <w:marRight w:val="0"/>
      <w:marTop w:val="0"/>
      <w:marBottom w:val="0"/>
      <w:divBdr>
        <w:top w:val="none" w:sz="0" w:space="0" w:color="auto"/>
        <w:left w:val="none" w:sz="0" w:space="0" w:color="auto"/>
        <w:bottom w:val="none" w:sz="0" w:space="0" w:color="auto"/>
        <w:right w:val="none" w:sz="0" w:space="0" w:color="auto"/>
      </w:divBdr>
    </w:div>
    <w:div w:id="1810588991">
      <w:bodyDiv w:val="1"/>
      <w:marLeft w:val="0"/>
      <w:marRight w:val="0"/>
      <w:marTop w:val="0"/>
      <w:marBottom w:val="0"/>
      <w:divBdr>
        <w:top w:val="none" w:sz="0" w:space="0" w:color="auto"/>
        <w:left w:val="none" w:sz="0" w:space="0" w:color="auto"/>
        <w:bottom w:val="none" w:sz="0" w:space="0" w:color="auto"/>
        <w:right w:val="none" w:sz="0" w:space="0" w:color="auto"/>
      </w:divBdr>
    </w:div>
    <w:div w:id="1822885124">
      <w:bodyDiv w:val="1"/>
      <w:marLeft w:val="0"/>
      <w:marRight w:val="0"/>
      <w:marTop w:val="0"/>
      <w:marBottom w:val="0"/>
      <w:divBdr>
        <w:top w:val="none" w:sz="0" w:space="0" w:color="auto"/>
        <w:left w:val="none" w:sz="0" w:space="0" w:color="auto"/>
        <w:bottom w:val="none" w:sz="0" w:space="0" w:color="auto"/>
        <w:right w:val="none" w:sz="0" w:space="0" w:color="auto"/>
      </w:divBdr>
    </w:div>
    <w:div w:id="1856991522">
      <w:bodyDiv w:val="1"/>
      <w:marLeft w:val="0"/>
      <w:marRight w:val="0"/>
      <w:marTop w:val="0"/>
      <w:marBottom w:val="0"/>
      <w:divBdr>
        <w:top w:val="none" w:sz="0" w:space="0" w:color="auto"/>
        <w:left w:val="none" w:sz="0" w:space="0" w:color="auto"/>
        <w:bottom w:val="none" w:sz="0" w:space="0" w:color="auto"/>
        <w:right w:val="none" w:sz="0" w:space="0" w:color="auto"/>
      </w:divBdr>
    </w:div>
    <w:div w:id="1871991333">
      <w:bodyDiv w:val="1"/>
      <w:marLeft w:val="0"/>
      <w:marRight w:val="0"/>
      <w:marTop w:val="0"/>
      <w:marBottom w:val="0"/>
      <w:divBdr>
        <w:top w:val="none" w:sz="0" w:space="0" w:color="auto"/>
        <w:left w:val="none" w:sz="0" w:space="0" w:color="auto"/>
        <w:bottom w:val="none" w:sz="0" w:space="0" w:color="auto"/>
        <w:right w:val="none" w:sz="0" w:space="0" w:color="auto"/>
      </w:divBdr>
    </w:div>
    <w:div w:id="2050640707">
      <w:bodyDiv w:val="1"/>
      <w:marLeft w:val="0"/>
      <w:marRight w:val="0"/>
      <w:marTop w:val="0"/>
      <w:marBottom w:val="0"/>
      <w:divBdr>
        <w:top w:val="none" w:sz="0" w:space="0" w:color="auto"/>
        <w:left w:val="none" w:sz="0" w:space="0" w:color="auto"/>
        <w:bottom w:val="none" w:sz="0" w:space="0" w:color="auto"/>
        <w:right w:val="none" w:sz="0" w:space="0" w:color="auto"/>
      </w:divBdr>
    </w:div>
    <w:div w:id="2088528818">
      <w:bodyDiv w:val="1"/>
      <w:marLeft w:val="0"/>
      <w:marRight w:val="0"/>
      <w:marTop w:val="0"/>
      <w:marBottom w:val="0"/>
      <w:divBdr>
        <w:top w:val="none" w:sz="0" w:space="0" w:color="auto"/>
        <w:left w:val="none" w:sz="0" w:space="0" w:color="auto"/>
        <w:bottom w:val="none" w:sz="0" w:space="0" w:color="auto"/>
        <w:right w:val="none" w:sz="0" w:space="0" w:color="auto"/>
      </w:divBdr>
    </w:div>
    <w:div w:id="2093551641">
      <w:bodyDiv w:val="1"/>
      <w:marLeft w:val="0"/>
      <w:marRight w:val="0"/>
      <w:marTop w:val="0"/>
      <w:marBottom w:val="0"/>
      <w:divBdr>
        <w:top w:val="none" w:sz="0" w:space="0" w:color="auto"/>
        <w:left w:val="none" w:sz="0" w:space="0" w:color="auto"/>
        <w:bottom w:val="none" w:sz="0" w:space="0" w:color="auto"/>
        <w:right w:val="none" w:sz="0" w:space="0" w:color="auto"/>
      </w:divBdr>
    </w:div>
    <w:div w:id="20992511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ADA8A-FCB0-439F-9E3A-4E69B20DC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10518</TotalTime>
  <Pages>23</Pages>
  <Words>16603</Words>
  <Characters>94643</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
    </vt:vector>
  </TitlesOfParts>
  <Company>University of California, Davis</Company>
  <LinksUpToDate>false</LinksUpToDate>
  <CharactersWithSpaces>111024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Freedman</dc:creator>
  <cp:keywords/>
  <dc:description/>
  <cp:lastModifiedBy>William Hemstrom</cp:lastModifiedBy>
  <cp:revision>41</cp:revision>
  <dcterms:created xsi:type="dcterms:W3CDTF">2019-07-22T21:19:00Z</dcterms:created>
  <dcterms:modified xsi:type="dcterms:W3CDTF">2019-11-13T01:13:00Z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8d171e6d-6e53-3ea4-8eef-d36c69ec556a</vt:lpwstr>
  </property>
  <property fmtid="{D5CDD505-2E9C-101B-9397-08002B2CF9AE}" pid="4" name="Mendeley Citation Style_1">
    <vt:lpwstr>http://csl.mendeley.com/styles/532785301/apa-2-author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http://csl.mendeley.com/styles/532785301/apa-2-author</vt:lpwstr>
  </property>
  <property fmtid="{D5CDD505-2E9C-101B-9397-08002B2CF9AE}" pid="12" name="Mendeley Recent Style Name 3_1">
    <vt:lpwstr>American Psychological Association 6th edition 2 author in line</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http://www.zotero.org/styles/molecular-ecology</vt:lpwstr>
  </property>
  <property fmtid="{D5CDD505-2E9C-101B-9397-08002B2CF9AE}" pid="22" name="Mendeley Recent Style Name 8_1">
    <vt:lpwstr>Molecular Ecology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